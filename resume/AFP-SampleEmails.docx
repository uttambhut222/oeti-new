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383C" w:rsidRPr="00C571F5" w:rsidRDefault="00C571F5" w:rsidP="00C571F5">
      <w:pPr>
        <w:jc w:val="center"/>
        <w:rPr>
          <w:sz w:val="32"/>
          <w:szCs w:val="32"/>
        </w:rPr>
      </w:pPr>
      <w:r w:rsidRPr="00C571F5">
        <w:rPr>
          <w:sz w:val="32"/>
          <w:szCs w:val="32"/>
        </w:rPr>
        <w:t>Sample Emails content</w:t>
      </w:r>
    </w:p>
    <w:p w:rsidR="00C571F5" w:rsidRDefault="00C571F5" w:rsidP="00C571F5">
      <w:pPr>
        <w:pStyle w:val="ListParagraph"/>
        <w:numPr>
          <w:ilvl w:val="0"/>
          <w:numId w:val="1"/>
        </w:numPr>
      </w:pPr>
      <w:r>
        <w:t>These emails are for example</w:t>
      </w:r>
      <w:r w:rsidR="00F14565">
        <w:t>/sample</w:t>
      </w:r>
      <w:r>
        <w:t xml:space="preserve"> purpose only</w:t>
      </w:r>
      <w:r w:rsidR="00F14565">
        <w:t>.</w:t>
      </w:r>
    </w:p>
    <w:p w:rsidR="00C571F5" w:rsidRDefault="00C571F5" w:rsidP="00C571F5">
      <w:pPr>
        <w:pStyle w:val="ListParagraph"/>
        <w:numPr>
          <w:ilvl w:val="0"/>
          <w:numId w:val="1"/>
        </w:numPr>
      </w:pPr>
      <w:r>
        <w:t>All emails will have header and footer. AFP logo will be placed left-aligned in header. Footer will be replica of the Assessment Tool.</w:t>
      </w:r>
    </w:p>
    <w:p w:rsidR="007F744C" w:rsidRDefault="007F744C" w:rsidP="00C571F5">
      <w:pPr>
        <w:pStyle w:val="ListParagraph"/>
        <w:numPr>
          <w:ilvl w:val="0"/>
          <w:numId w:val="1"/>
        </w:numPr>
      </w:pPr>
      <w:r>
        <w:t>Any words in between “{“ and “}” will be replaced with the real value. For example, in the first email, “{User’s First Name}” will be replaced with the user’s actual first name.</w:t>
      </w:r>
    </w:p>
    <w:p w:rsidR="00F14565" w:rsidRDefault="00F14565" w:rsidP="00A81FF5">
      <w:pPr>
        <w:pStyle w:val="ListParagraph"/>
        <w:numPr>
          <w:ilvl w:val="0"/>
          <w:numId w:val="1"/>
        </w:numPr>
      </w:pPr>
      <w:r>
        <w:t>The links may not be accurate link.</w:t>
      </w:r>
    </w:p>
    <w:p w:rsidR="00C571F5" w:rsidRDefault="00C571F5"/>
    <w:p w:rsidR="008509BB" w:rsidRDefault="008509BB" w:rsidP="00C571F5">
      <w:pPr>
        <w:jc w:val="center"/>
        <w:rPr>
          <w:u w:val="single"/>
        </w:rPr>
      </w:pPr>
    </w:p>
    <w:p w:rsidR="008509BB" w:rsidRDefault="008509BB" w:rsidP="00C571F5">
      <w:pPr>
        <w:jc w:val="center"/>
        <w:rPr>
          <w:u w:val="single"/>
        </w:rPr>
      </w:pPr>
    </w:p>
    <w:p w:rsidR="00C571F5" w:rsidRPr="00565C17" w:rsidRDefault="00C571F5" w:rsidP="00C571F5">
      <w:pPr>
        <w:jc w:val="center"/>
        <w:rPr>
          <w:u w:val="single"/>
        </w:rPr>
      </w:pPr>
      <w:r w:rsidRPr="00565C17">
        <w:rPr>
          <w:u w:val="single"/>
        </w:rPr>
        <w:t>Invitation code email</w:t>
      </w:r>
    </w:p>
    <w:p w:rsidR="00C571F5" w:rsidRDefault="00C571F5">
      <w:r w:rsidRPr="00C571F5">
        <w:rPr>
          <w:b/>
        </w:rPr>
        <w:t>When</w:t>
      </w:r>
      <w:r>
        <w:t>: From admin section of the site, when admin invites a user</w:t>
      </w:r>
    </w:p>
    <w:p w:rsidR="00AF062E" w:rsidRDefault="00AF062E">
      <w:r w:rsidRPr="00AF062E">
        <w:rPr>
          <w:b/>
        </w:rPr>
        <w:t>To:</w:t>
      </w:r>
      <w:r>
        <w:t xml:space="preserve"> Actual user.</w:t>
      </w:r>
    </w:p>
    <w:p w:rsidR="00C571F5" w:rsidRDefault="00C571F5">
      <w:r w:rsidRPr="00C571F5">
        <w:rPr>
          <w:b/>
        </w:rPr>
        <w:t>Subject</w:t>
      </w:r>
      <w:r>
        <w:t xml:space="preserve">: </w:t>
      </w:r>
      <w:r w:rsidR="00F20563">
        <w:t xml:space="preserve">AFP </w:t>
      </w:r>
      <w:ins w:id="0" w:author="Himashi Soriano" w:date="2018-05-22T10:09:00Z">
        <w:r w:rsidR="00331586">
          <w:t xml:space="preserve">Corporate Training Skills Assessment </w:t>
        </w:r>
      </w:ins>
      <w:r w:rsidR="00F20563">
        <w:t xml:space="preserve">- </w:t>
      </w:r>
      <w:r>
        <w:t xml:space="preserve">Invitation </w:t>
      </w:r>
      <w:ins w:id="1" w:author="Himashi Soriano" w:date="2018-05-22T10:10:00Z">
        <w:r w:rsidR="00331586">
          <w:t>C</w:t>
        </w:r>
      </w:ins>
      <w:del w:id="2" w:author="Himashi Soriano" w:date="2018-05-22T10:10:00Z">
        <w:r w:rsidDel="00331586">
          <w:delText>c</w:delText>
        </w:r>
      </w:del>
      <w:r>
        <w:t xml:space="preserve">ode </w:t>
      </w:r>
      <w:del w:id="3" w:author="Himashi Soriano" w:date="2018-05-22T10:10:00Z">
        <w:r w:rsidDel="00331586">
          <w:delText>for Registration</w:delText>
        </w:r>
      </w:del>
    </w:p>
    <w:p w:rsidR="00C571F5" w:rsidRDefault="00C571F5">
      <w:r w:rsidRPr="00C571F5">
        <w:rPr>
          <w:b/>
        </w:rPr>
        <w:t>Email body</w:t>
      </w:r>
      <w:r>
        <w:t>:</w:t>
      </w:r>
    </w:p>
    <w:p w:rsidR="00C571F5" w:rsidRDefault="00C571F5">
      <w:r>
        <w:rPr>
          <w:noProof/>
        </w:rPr>
        <w:drawing>
          <wp:inline distT="0" distB="0" distL="0" distR="0">
            <wp:extent cx="1407381" cy="623319"/>
            <wp:effectExtent l="0" t="0" r="2540" b="5715"/>
            <wp:docPr id="1" name="Picture 1" descr="https://www.afponline.org/assets/images/afp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fponline.org/assets/images/afp-log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881" cy="65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F5" w:rsidRDefault="007F744C">
      <w:r>
        <w:t>Dear {User’s First Name}</w:t>
      </w:r>
      <w:r w:rsidR="003F0738">
        <w:t>,</w:t>
      </w:r>
    </w:p>
    <w:p w:rsidR="003F0738" w:rsidRDefault="00331586">
      <w:ins w:id="4" w:author="Himashi Soriano" w:date="2018-05-22T10:10:00Z">
        <w:r>
          <w:t xml:space="preserve">We would like to invite you to </w:t>
        </w:r>
      </w:ins>
      <w:ins w:id="5" w:author="Himashi Soriano" w:date="2018-05-22T10:11:00Z">
        <w:r>
          <w:t xml:space="preserve">use the AFP Corporate Training Skills Assessment tool. </w:t>
        </w:r>
      </w:ins>
      <w:del w:id="6" w:author="Himashi Soriano" w:date="2018-05-22T10:11:00Z">
        <w:r w:rsidR="003F0738" w:rsidDel="00331586">
          <w:delText xml:space="preserve">You have been invited to </w:delText>
        </w:r>
        <w:r w:rsidR="00F14565" w:rsidDel="00331586">
          <w:delText xml:space="preserve">take assessment through our new </w:delText>
        </w:r>
        <w:r w:rsidR="003F0738" w:rsidDel="00331586">
          <w:delText>Assessment Tool.</w:delText>
        </w:r>
        <w:r w:rsidR="00F14565" w:rsidDel="00331586">
          <w:delText xml:space="preserve"> </w:delText>
        </w:r>
      </w:del>
    </w:p>
    <w:p w:rsidR="007E5511" w:rsidRDefault="007E5511" w:rsidP="007E5511">
      <w:r>
        <w:t xml:space="preserve">Please </w:t>
      </w:r>
      <w:hyperlink r:id="rId6" w:history="1">
        <w:r w:rsidRPr="000E76F6">
          <w:rPr>
            <w:rStyle w:val="Hyperlink"/>
          </w:rPr>
          <w:t>click here</w:t>
        </w:r>
      </w:hyperlink>
      <w:r>
        <w:t xml:space="preserve"> to complete your registration </w:t>
      </w:r>
      <w:ins w:id="7" w:author="Himashi Soriano" w:date="2018-05-22T10:12:00Z">
        <w:r w:rsidR="00331586">
          <w:t xml:space="preserve">using </w:t>
        </w:r>
      </w:ins>
      <w:del w:id="8" w:author="Himashi Soriano" w:date="2018-05-22T10:12:00Z">
        <w:r w:rsidDel="00331586">
          <w:delText xml:space="preserve">with the mentioned </w:delText>
        </w:r>
      </w:del>
      <w:ins w:id="9" w:author="Himashi Soriano" w:date="2018-05-22T10:13:00Z">
        <w:r w:rsidR="00331586">
          <w:t xml:space="preserve"> the </w:t>
        </w:r>
      </w:ins>
      <w:r>
        <w:t>invitation code</w:t>
      </w:r>
      <w:ins w:id="10" w:author="Himashi Soriano" w:date="2018-05-22T10:12:00Z">
        <w:r w:rsidR="00331586">
          <w:t xml:space="preserve"> listed below</w:t>
        </w:r>
      </w:ins>
      <w:r>
        <w:t>.</w:t>
      </w:r>
      <w:ins w:id="11" w:author="Himashi Soriano" w:date="2018-05-22T10:19:00Z">
        <w:r w:rsidR="004F3C0F">
          <w:t xml:space="preserve"> You will be required to set up a profile with a user</w:t>
        </w:r>
      </w:ins>
      <w:ins w:id="12" w:author="Himashi Soriano" w:date="2018-05-22T10:20:00Z">
        <w:r w:rsidR="004F3C0F">
          <w:t xml:space="preserve">name and password allowing you to use the tool </w:t>
        </w:r>
      </w:ins>
      <w:ins w:id="13" w:author="Himashi Soriano" w:date="2018-05-22T10:21:00Z">
        <w:r w:rsidR="004F3C0F">
          <w:t>at your convenience</w:t>
        </w:r>
      </w:ins>
      <w:ins w:id="14" w:author="Himashi Soriano" w:date="2018-05-22T10:22:00Z">
        <w:r w:rsidR="004F3C0F">
          <w:t>.</w:t>
        </w:r>
      </w:ins>
    </w:p>
    <w:p w:rsidR="00F14565" w:rsidRDefault="00F14565">
      <w:r>
        <w:t xml:space="preserve">Invitation code: </w:t>
      </w:r>
      <w:r w:rsidRPr="007E5511">
        <w:t>899198</w:t>
      </w:r>
    </w:p>
    <w:p w:rsidR="00331586" w:rsidDel="004F3C0F" w:rsidRDefault="00331586" w:rsidP="004F3C0F">
      <w:pPr>
        <w:rPr>
          <w:del w:id="15" w:author="Himashi Soriano" w:date="2018-05-22T10:23:00Z"/>
          <w:moveTo w:id="16" w:author="Himashi Soriano" w:date="2018-05-22T10:16:00Z"/>
        </w:rPr>
      </w:pPr>
      <w:ins w:id="17" w:author="Himashi Soriano" w:date="2018-05-22T10:17:00Z">
        <w:r>
          <w:t xml:space="preserve">Please do not share this </w:t>
        </w:r>
        <w:proofErr w:type="gramStart"/>
        <w:r>
          <w:t>code, and</w:t>
        </w:r>
        <w:proofErr w:type="gramEnd"/>
        <w:r>
          <w:t xml:space="preserve"> </w:t>
        </w:r>
      </w:ins>
      <w:ins w:id="18" w:author="Himashi Soriano" w:date="2018-05-22T10:18:00Z">
        <w:r w:rsidR="004F3C0F">
          <w:t xml:space="preserve">use it </w:t>
        </w:r>
        <w:r>
          <w:t>within thirty days.</w:t>
        </w:r>
      </w:ins>
      <w:ins w:id="19" w:author="Himashi Soriano" w:date="2018-05-22T10:23:00Z">
        <w:r w:rsidR="004F3C0F" w:rsidDel="004F3C0F">
          <w:t xml:space="preserve"> </w:t>
        </w:r>
      </w:ins>
      <w:moveToRangeStart w:id="20" w:author="Himashi Soriano" w:date="2018-05-22T10:16:00Z" w:name="move514747546"/>
      <w:moveTo w:id="21" w:author="Himashi Soriano" w:date="2018-05-22T10:16:00Z">
        <w:del w:id="22" w:author="Himashi Soriano" w:date="2018-05-22T10:23:00Z">
          <w:r w:rsidDel="004F3C0F">
            <w:delText xml:space="preserve">Do not share this </w:delText>
          </w:r>
        </w:del>
        <w:del w:id="23" w:author="Himashi Soriano" w:date="2018-05-22T10:17:00Z">
          <w:r w:rsidDel="00331586">
            <w:delText xml:space="preserve">exclusive </w:delText>
          </w:r>
        </w:del>
        <w:del w:id="24" w:author="Himashi Soriano" w:date="2018-05-22T10:23:00Z">
          <w:r w:rsidDel="004F3C0F">
            <w:delText>code generated for you.</w:delText>
          </w:r>
        </w:del>
      </w:moveTo>
    </w:p>
    <w:moveToRangeEnd w:id="20"/>
    <w:p w:rsidR="00F14565" w:rsidDel="00331586" w:rsidRDefault="00F14565">
      <w:pPr>
        <w:rPr>
          <w:moveFrom w:id="25" w:author="Himashi Soriano" w:date="2018-05-22T10:16:00Z"/>
        </w:rPr>
      </w:pPr>
      <w:del w:id="26" w:author="Himashi Soriano" w:date="2018-05-22T10:13:00Z">
        <w:r w:rsidDel="00331586">
          <w:delText>Please remember, t</w:delText>
        </w:r>
      </w:del>
      <w:del w:id="27" w:author="Himashi Soriano" w:date="2018-05-22T10:23:00Z">
        <w:r w:rsidDel="004F3C0F">
          <w:delText>his code can be used one time only</w:delText>
        </w:r>
      </w:del>
      <w:del w:id="28" w:author="Himashi Soriano" w:date="2018-05-22T10:14:00Z">
        <w:r w:rsidDel="00331586">
          <w:delText xml:space="preserve">. Additionally, it is only valid for 30 days! </w:delText>
        </w:r>
      </w:del>
      <w:moveFromRangeStart w:id="29" w:author="Himashi Soriano" w:date="2018-05-22T10:16:00Z" w:name="move514747546"/>
      <w:moveFrom w:id="30" w:author="Himashi Soriano" w:date="2018-05-22T10:16:00Z">
        <w:r w:rsidR="007E5511" w:rsidDel="00331586">
          <w:t>Do not share this exclusive code generated for you.</w:t>
        </w:r>
      </w:moveFrom>
    </w:p>
    <w:moveFromRangeEnd w:id="29"/>
    <w:p w:rsidR="004F3C0F" w:rsidRPr="00626D60" w:rsidRDefault="00424FF4" w:rsidP="004F3C0F">
      <w:pPr>
        <w:rPr>
          <w:ins w:id="31" w:author="Himashi Soriano" w:date="2018-05-22T10:25:00Z"/>
        </w:rPr>
        <w:pPrChange w:id="32" w:author="Himashi Soriano" w:date="2018-05-22T10:25:00Z">
          <w:pPr>
            <w:pStyle w:val="ListParagraph"/>
          </w:pPr>
        </w:pPrChange>
      </w:pPr>
      <w:ins w:id="33" w:author="Himashi Soriano" w:date="2018-05-22T10:32:00Z">
        <w:r>
          <w:t xml:space="preserve">If you have any questions, please contact me at </w:t>
        </w:r>
      </w:ins>
      <w:del w:id="34" w:author="Himashi Soriano" w:date="2018-05-22T10:32:00Z">
        <w:r w:rsidR="00F14565" w:rsidDel="00424FF4">
          <w:delText>Questions?</w:delText>
        </w:r>
      </w:del>
      <w:del w:id="35" w:author="Himashi Soriano" w:date="2018-05-22T10:25:00Z">
        <w:r w:rsidR="00F14565" w:rsidDel="004F3C0F">
          <w:delText xml:space="preserve"> </w:delText>
        </w:r>
      </w:del>
      <w:ins w:id="36" w:author="Himashi Soriano" w:date="2018-05-22T10:25:00Z">
        <w:r w:rsidR="004F3C0F">
          <w:t xml:space="preserve"> </w:t>
        </w:r>
        <w:r w:rsidR="004F3C0F">
          <w:fldChar w:fldCharType="begin"/>
        </w:r>
        <w:r w:rsidR="004F3C0F">
          <w:instrText xml:space="preserve"> HYPERLINK "mailto:rpinover@AFPonline.org" </w:instrText>
        </w:r>
        <w:r w:rsidR="004F3C0F">
          <w:fldChar w:fldCharType="separate"/>
        </w:r>
        <w:r w:rsidR="004F3C0F" w:rsidRPr="00B46D79">
          <w:rPr>
            <w:rStyle w:val="Hyperlink"/>
          </w:rPr>
          <w:t>rpinover@AFPonline.org</w:t>
        </w:r>
        <w:r w:rsidR="004F3C0F">
          <w:rPr>
            <w:rStyle w:val="Hyperlink"/>
          </w:rPr>
          <w:fldChar w:fldCharType="end"/>
        </w:r>
        <w:r w:rsidR="004F3C0F">
          <w:t xml:space="preserve"> or </w:t>
        </w:r>
      </w:ins>
      <w:ins w:id="37" w:author="Himashi Soriano" w:date="2018-05-22T10:26:00Z">
        <w:r w:rsidR="004F3C0F">
          <w:t xml:space="preserve">+1 </w:t>
        </w:r>
      </w:ins>
      <w:ins w:id="38" w:author="Himashi Soriano" w:date="2018-05-22T10:25:00Z">
        <w:r w:rsidR="004F3C0F">
          <w:t>301.961.8884.</w:t>
        </w:r>
      </w:ins>
    </w:p>
    <w:p w:rsidR="00F14565" w:rsidDel="004F3C0F" w:rsidRDefault="00F14565">
      <w:pPr>
        <w:rPr>
          <w:del w:id="39" w:author="Himashi Soriano" w:date="2018-05-22T10:26:00Z"/>
        </w:rPr>
      </w:pPr>
      <w:del w:id="40" w:author="Himashi Soriano" w:date="2018-05-22T10:26:00Z">
        <w:r w:rsidDel="004F3C0F">
          <w:delText xml:space="preserve">Email us at </w:delText>
        </w:r>
        <w:r w:rsidR="001B3906" w:rsidDel="004F3C0F">
          <w:fldChar w:fldCharType="begin"/>
        </w:r>
        <w:r w:rsidR="001B3906" w:rsidDel="004F3C0F">
          <w:delInstrText xml:space="preserve"> HYPERLINK "mailto:info@AFPOnline.org" </w:delInstrText>
        </w:r>
        <w:r w:rsidR="001B3906" w:rsidDel="004F3C0F">
          <w:fldChar w:fldCharType="separate"/>
        </w:r>
        <w:r w:rsidRPr="00A50D04" w:rsidDel="004F3C0F">
          <w:rPr>
            <w:rStyle w:val="Hyperlink"/>
          </w:rPr>
          <w:delText>info@AFPOnline.org</w:delText>
        </w:r>
        <w:r w:rsidR="001B3906" w:rsidDel="004F3C0F">
          <w:rPr>
            <w:rStyle w:val="Hyperlink"/>
          </w:rPr>
          <w:fldChar w:fldCharType="end"/>
        </w:r>
        <w:r w:rsidDel="004F3C0F">
          <w:delText xml:space="preserve"> </w:delText>
        </w:r>
      </w:del>
    </w:p>
    <w:p w:rsidR="003F0738" w:rsidRDefault="003F0738">
      <w:pPr>
        <w:rPr>
          <w:ins w:id="41" w:author="Himashi Soriano" w:date="2018-05-22T10:32:00Z"/>
        </w:rPr>
      </w:pPr>
      <w:r>
        <w:t>Regards,</w:t>
      </w:r>
    </w:p>
    <w:p w:rsidR="00424FF4" w:rsidRDefault="00424FF4">
      <w:pPr>
        <w:rPr>
          <w:ins w:id="42" w:author="Himashi Soriano" w:date="2018-05-22T10:33:00Z"/>
        </w:rPr>
      </w:pPr>
      <w:ins w:id="43" w:author="Himashi Soriano" w:date="2018-05-22T10:32:00Z">
        <w:r>
          <w:t>Robert Pinover</w:t>
        </w:r>
      </w:ins>
    </w:p>
    <w:p w:rsidR="00424FF4" w:rsidRDefault="00424FF4" w:rsidP="00424FF4">
      <w:pPr>
        <w:rPr>
          <w:ins w:id="44" w:author="Himashi Soriano" w:date="2018-05-22T10:33:00Z"/>
        </w:rPr>
      </w:pPr>
      <w:ins w:id="45" w:author="Himashi Soriano" w:date="2018-05-22T10:33:00Z">
        <w:r>
          <w:t>Client Success Specialist</w:t>
        </w:r>
      </w:ins>
    </w:p>
    <w:p w:rsidR="00424FF4" w:rsidRDefault="00424FF4" w:rsidP="00424FF4">
      <w:pPr>
        <w:rPr>
          <w:ins w:id="46" w:author="Himashi Soriano" w:date="2018-05-22T10:33:00Z"/>
        </w:rPr>
      </w:pPr>
      <w:ins w:id="47" w:author="Himashi Soriano" w:date="2018-05-22T10:33:00Z">
        <w:r>
          <w:fldChar w:fldCharType="begin"/>
        </w:r>
        <w:r>
          <w:instrText xml:space="preserve"> HYPERLINK "http://www.afponline.org/" </w:instrText>
        </w:r>
        <w:r>
          <w:fldChar w:fldCharType="separate"/>
        </w:r>
        <w:r>
          <w:rPr>
            <w:rStyle w:val="Hyperlink"/>
          </w:rPr>
          <w:t>Association for Financial Professionals</w:t>
        </w:r>
        <w:r>
          <w:fldChar w:fldCharType="end"/>
        </w:r>
      </w:ins>
      <w:ins w:id="48" w:author="Himashi Soriano" w:date="2018-05-22T10:34:00Z">
        <w:r>
          <w:t xml:space="preserve"> (AFP)</w:t>
        </w:r>
      </w:ins>
    </w:p>
    <w:p w:rsidR="00424FF4" w:rsidRDefault="00424FF4">
      <w:pPr>
        <w:rPr>
          <w:ins w:id="49" w:author="Himashi Soriano" w:date="2018-05-22T10:32:00Z"/>
        </w:rPr>
      </w:pPr>
    </w:p>
    <w:p w:rsidR="00424FF4" w:rsidRDefault="00424FF4"/>
    <w:p w:rsidR="00C571F5" w:rsidRDefault="00C571F5">
      <w:pPr>
        <w:rPr>
          <w:noProof/>
        </w:rPr>
      </w:pPr>
      <w:r>
        <w:rPr>
          <w:noProof/>
        </w:rPr>
        <w:drawing>
          <wp:inline distT="0" distB="0" distL="0" distR="0" wp14:anchorId="009F4384" wp14:editId="2817DCDA">
            <wp:extent cx="6273579" cy="588397"/>
            <wp:effectExtent l="0" t="0" r="0" b="254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/>
                    <a:srcRect t="81147" r="50398" b="3704"/>
                    <a:stretch/>
                  </pic:blipFill>
                  <pic:spPr bwMode="auto">
                    <a:xfrm>
                      <a:off x="0" y="0"/>
                      <a:ext cx="6342641" cy="59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234" w:rsidRDefault="008E3234">
      <w:r>
        <w:br w:type="page"/>
      </w:r>
    </w:p>
    <w:p w:rsidR="008E3234" w:rsidRPr="00565C17" w:rsidRDefault="008E3234" w:rsidP="008E3234">
      <w:pPr>
        <w:jc w:val="center"/>
        <w:rPr>
          <w:u w:val="single"/>
        </w:rPr>
      </w:pPr>
      <w:r>
        <w:rPr>
          <w:u w:val="single"/>
        </w:rPr>
        <w:t xml:space="preserve">Registration completion </w:t>
      </w:r>
      <w:r w:rsidRPr="00565C17">
        <w:rPr>
          <w:u w:val="single"/>
        </w:rPr>
        <w:t>email</w:t>
      </w:r>
    </w:p>
    <w:p w:rsidR="008E3234" w:rsidRDefault="008E3234" w:rsidP="008E3234">
      <w:r w:rsidRPr="00C571F5">
        <w:rPr>
          <w:b/>
        </w:rPr>
        <w:t>When</w:t>
      </w:r>
      <w:r>
        <w:t>: A user complete the registration</w:t>
      </w:r>
    </w:p>
    <w:p w:rsidR="00AF062E" w:rsidRDefault="00AF062E" w:rsidP="008E3234">
      <w:pPr>
        <w:rPr>
          <w:b/>
        </w:rPr>
      </w:pPr>
      <w:r>
        <w:rPr>
          <w:b/>
        </w:rPr>
        <w:t>Email # 1:</w:t>
      </w:r>
    </w:p>
    <w:p w:rsidR="00AF062E" w:rsidRDefault="00AF062E" w:rsidP="008E3234">
      <w:r w:rsidRPr="00AF062E">
        <w:rPr>
          <w:b/>
        </w:rPr>
        <w:t>To:</w:t>
      </w:r>
      <w:r>
        <w:t xml:space="preserve"> Actual user.</w:t>
      </w:r>
    </w:p>
    <w:p w:rsidR="008E3234" w:rsidRDefault="008E3234" w:rsidP="008E3234">
      <w:r w:rsidRPr="00C571F5">
        <w:rPr>
          <w:b/>
        </w:rPr>
        <w:t>Subject</w:t>
      </w:r>
      <w:r>
        <w:t xml:space="preserve">: </w:t>
      </w:r>
      <w:ins w:id="50" w:author="Himashi Soriano" w:date="2018-05-22T10:35:00Z">
        <w:r w:rsidR="00424FF4">
          <w:t>AFP Corporate Training Skills Assessment</w:t>
        </w:r>
      </w:ins>
      <w:del w:id="51" w:author="Himashi Soriano" w:date="2018-05-22T10:36:00Z">
        <w:r w:rsidDel="00424FF4">
          <w:delText>AFP – Successful</w:delText>
        </w:r>
      </w:del>
      <w:del w:id="52" w:author="Himashi Soriano" w:date="2018-05-22T10:37:00Z">
        <w:r w:rsidDel="00424FF4">
          <w:delText xml:space="preserve"> </w:delText>
        </w:r>
      </w:del>
      <w:ins w:id="53" w:author="Himashi Soriano" w:date="2018-05-22T10:37:00Z">
        <w:r w:rsidR="00424FF4">
          <w:t xml:space="preserve"> - </w:t>
        </w:r>
      </w:ins>
      <w:r>
        <w:t>Registration</w:t>
      </w:r>
    </w:p>
    <w:p w:rsidR="008E3234" w:rsidRDefault="008E3234" w:rsidP="008E3234">
      <w:r w:rsidRPr="00C571F5">
        <w:rPr>
          <w:b/>
        </w:rPr>
        <w:t>Email body</w:t>
      </w:r>
      <w:r>
        <w:t>:</w:t>
      </w:r>
    </w:p>
    <w:p w:rsidR="008E3234" w:rsidRDefault="008E3234" w:rsidP="008E3234">
      <w:r>
        <w:rPr>
          <w:noProof/>
        </w:rPr>
        <w:drawing>
          <wp:inline distT="0" distB="0" distL="0" distR="0" wp14:anchorId="7B39582C" wp14:editId="61F89A4D">
            <wp:extent cx="1407381" cy="623319"/>
            <wp:effectExtent l="0" t="0" r="2540" b="5715"/>
            <wp:docPr id="10" name="Picture 10" descr="https://www.afponline.org/assets/images/afp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fponline.org/assets/images/afp-log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881" cy="65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234" w:rsidRDefault="008E3234" w:rsidP="008E3234">
      <w:r>
        <w:t>Dear {User’s First Name},</w:t>
      </w:r>
    </w:p>
    <w:p w:rsidR="008E3234" w:rsidDel="004C5314" w:rsidRDefault="00424FF4" w:rsidP="004C5314">
      <w:pPr>
        <w:rPr>
          <w:del w:id="54" w:author="Himashi Soriano" w:date="2018-05-22T10:40:00Z"/>
        </w:rPr>
      </w:pPr>
      <w:ins w:id="55" w:author="Himashi Soriano" w:date="2018-05-22T10:37:00Z">
        <w:r>
          <w:t xml:space="preserve">You have successfully registered for the AFP Corporate Training Skills Assessment tool. </w:t>
        </w:r>
      </w:ins>
      <w:ins w:id="56" w:author="Himashi Soriano" w:date="2018-05-22T10:41:00Z">
        <w:r w:rsidR="004C5314">
          <w:t xml:space="preserve">To access your account, </w:t>
        </w:r>
      </w:ins>
      <w:ins w:id="57" w:author="Himashi Soriano" w:date="2018-05-22T10:40:00Z">
        <w:r w:rsidR="004C5314">
          <w:t>p</w:t>
        </w:r>
        <w:r w:rsidR="004C5314">
          <w:t xml:space="preserve">lease </w:t>
        </w:r>
        <w:r w:rsidR="004C5314">
          <w:fldChar w:fldCharType="begin"/>
        </w:r>
        <w:r w:rsidR="004C5314">
          <w:instrText xml:space="preserve"> HYPERLINK "http://afp.demobyopeneyes.com/reset" </w:instrText>
        </w:r>
        <w:r w:rsidR="004C5314">
          <w:fldChar w:fldCharType="separate"/>
        </w:r>
        <w:r w:rsidR="004C5314" w:rsidRPr="000E76F6">
          <w:rPr>
            <w:rStyle w:val="Hyperlink"/>
          </w:rPr>
          <w:t>click here</w:t>
        </w:r>
        <w:r w:rsidR="004C5314">
          <w:rPr>
            <w:rStyle w:val="Hyperlink"/>
          </w:rPr>
          <w:fldChar w:fldCharType="end"/>
        </w:r>
      </w:ins>
      <w:ins w:id="58" w:author="Himashi Soriano" w:date="2018-05-22T10:42:00Z">
        <w:r w:rsidR="004C5314">
          <w:rPr>
            <w:rStyle w:val="Hyperlink"/>
          </w:rPr>
          <w:t>.</w:t>
        </w:r>
      </w:ins>
      <w:del w:id="59" w:author="Himashi Soriano" w:date="2018-05-22T10:42:00Z">
        <w:r w:rsidR="008E3234" w:rsidDel="004C5314">
          <w:delText>Congratulations!! You are one step closer to assess your team</w:delText>
        </w:r>
      </w:del>
      <w:del w:id="60" w:author="Himashi Soriano" w:date="2018-05-22T10:40:00Z">
        <w:r w:rsidR="008E3234" w:rsidDel="004C5314">
          <w:delText xml:space="preserve"> with our new Assessment Tool. Thank you for registering with us. </w:delText>
        </w:r>
      </w:del>
    </w:p>
    <w:p w:rsidR="008E3234" w:rsidDel="004C5314" w:rsidRDefault="008E3234" w:rsidP="008E3234">
      <w:pPr>
        <w:rPr>
          <w:del w:id="61" w:author="Himashi Soriano" w:date="2018-05-22T10:40:00Z"/>
        </w:rPr>
      </w:pPr>
      <w:del w:id="62" w:author="Himashi Soriano" w:date="2018-05-22T10:40:00Z">
        <w:r w:rsidDel="004C5314">
          <w:delText xml:space="preserve">Please </w:delText>
        </w:r>
        <w:r w:rsidR="001B3906" w:rsidDel="004C5314">
          <w:fldChar w:fldCharType="begin"/>
        </w:r>
        <w:r w:rsidR="001B3906" w:rsidDel="004C5314">
          <w:delInstrText xml:space="preserve"> HYPERLINK "http://afp.demobyopeneyes.com/reset" </w:delInstrText>
        </w:r>
        <w:r w:rsidR="001B3906" w:rsidDel="004C5314">
          <w:fldChar w:fldCharType="separate"/>
        </w:r>
        <w:r w:rsidRPr="000E76F6" w:rsidDel="004C5314">
          <w:rPr>
            <w:rStyle w:val="Hyperlink"/>
          </w:rPr>
          <w:delText>click here</w:delText>
        </w:r>
        <w:r w:rsidR="001B3906" w:rsidDel="004C5314">
          <w:rPr>
            <w:rStyle w:val="Hyperlink"/>
          </w:rPr>
          <w:fldChar w:fldCharType="end"/>
        </w:r>
        <w:r w:rsidDel="004C5314">
          <w:delText xml:space="preserve"> to visit your account.</w:delText>
        </w:r>
      </w:del>
    </w:p>
    <w:p w:rsidR="008E3234" w:rsidRDefault="008E3234" w:rsidP="008E3234">
      <w:del w:id="63" w:author="Himashi Soriano" w:date="2018-05-22T10:42:00Z">
        <w:r w:rsidDel="004C5314">
          <w:delText>{Additional Help links or Help text}</w:delText>
        </w:r>
      </w:del>
    </w:p>
    <w:p w:rsidR="004C5314" w:rsidRPr="00626D60" w:rsidRDefault="004C5314" w:rsidP="004C5314">
      <w:pPr>
        <w:rPr>
          <w:ins w:id="64" w:author="Himashi Soriano" w:date="2018-05-22T10:42:00Z"/>
        </w:rPr>
      </w:pPr>
      <w:ins w:id="65" w:author="Himashi Soriano" w:date="2018-05-22T10:42:00Z">
        <w:r>
          <w:t xml:space="preserve">If you have any questions, please contact me at </w:t>
        </w:r>
      </w:ins>
      <w:ins w:id="66" w:author="Himashi Soriano" w:date="2018-05-22T13:08:00Z">
        <w:r w:rsidR="008839DF">
          <w:fldChar w:fldCharType="begin"/>
        </w:r>
        <w:r w:rsidR="008839DF">
          <w:instrText xml:space="preserve"> HYPERLINK "mailto:</w:instrText>
        </w:r>
      </w:ins>
      <w:ins w:id="67" w:author="Himashi Soriano" w:date="2018-05-22T10:42:00Z">
        <w:r w:rsidR="008839DF" w:rsidRPr="008839DF">
          <w:rPr>
            <w:rPrChange w:id="68" w:author="Himashi Soriano" w:date="2018-05-22T13:08:00Z">
              <w:rPr>
                <w:rStyle w:val="Hyperlink"/>
              </w:rPr>
            </w:rPrChange>
          </w:rPr>
          <w:instrText>rpinover@AFPonline.org</w:instrText>
        </w:r>
      </w:ins>
      <w:ins w:id="69" w:author="Himashi Soriano" w:date="2018-05-22T13:08:00Z">
        <w:r w:rsidR="008839DF">
          <w:instrText xml:space="preserve">" </w:instrText>
        </w:r>
        <w:r w:rsidR="008839DF">
          <w:fldChar w:fldCharType="separate"/>
        </w:r>
      </w:ins>
      <w:ins w:id="70" w:author="Himashi Soriano" w:date="2018-05-22T10:42:00Z">
        <w:r w:rsidR="008839DF" w:rsidRPr="008839DF">
          <w:rPr>
            <w:rStyle w:val="Hyperlink"/>
          </w:rPr>
          <w:t>rpinover@AFPonline.org</w:t>
        </w:r>
      </w:ins>
      <w:ins w:id="71" w:author="Himashi Soriano" w:date="2018-05-22T13:08:00Z">
        <w:r w:rsidR="008839DF">
          <w:fldChar w:fldCharType="end"/>
        </w:r>
      </w:ins>
      <w:ins w:id="72" w:author="Himashi Soriano" w:date="2018-05-22T10:42:00Z">
        <w:r>
          <w:t xml:space="preserve"> or +1 301.961.8884.</w:t>
        </w:r>
      </w:ins>
    </w:p>
    <w:p w:rsidR="004C5314" w:rsidRDefault="004C5314" w:rsidP="004C5314">
      <w:pPr>
        <w:rPr>
          <w:ins w:id="73" w:author="Himashi Soriano" w:date="2018-05-22T10:42:00Z"/>
        </w:rPr>
      </w:pPr>
      <w:ins w:id="74" w:author="Himashi Soriano" w:date="2018-05-22T10:42:00Z">
        <w:r>
          <w:t>Regards,</w:t>
        </w:r>
      </w:ins>
    </w:p>
    <w:p w:rsidR="004C5314" w:rsidRDefault="004C5314" w:rsidP="004C5314">
      <w:pPr>
        <w:rPr>
          <w:ins w:id="75" w:author="Himashi Soriano" w:date="2018-05-22T10:42:00Z"/>
        </w:rPr>
      </w:pPr>
      <w:ins w:id="76" w:author="Himashi Soriano" w:date="2018-05-22T10:42:00Z">
        <w:r>
          <w:t>Robert Pinover</w:t>
        </w:r>
      </w:ins>
    </w:p>
    <w:p w:rsidR="004C5314" w:rsidRDefault="004C5314" w:rsidP="004C5314">
      <w:pPr>
        <w:rPr>
          <w:ins w:id="77" w:author="Himashi Soriano" w:date="2018-05-22T10:42:00Z"/>
        </w:rPr>
      </w:pPr>
      <w:ins w:id="78" w:author="Himashi Soriano" w:date="2018-05-22T10:42:00Z">
        <w:r>
          <w:t>Client Success Specialist</w:t>
        </w:r>
      </w:ins>
    </w:p>
    <w:p w:rsidR="004C5314" w:rsidRDefault="004C5314" w:rsidP="004C5314">
      <w:pPr>
        <w:rPr>
          <w:ins w:id="79" w:author="Himashi Soriano" w:date="2018-05-22T10:42:00Z"/>
        </w:rPr>
      </w:pPr>
      <w:ins w:id="80" w:author="Himashi Soriano" w:date="2018-05-22T10:42:00Z">
        <w:r>
          <w:fldChar w:fldCharType="begin"/>
        </w:r>
        <w:r>
          <w:instrText xml:space="preserve"> HYPERLINK "http://www.afponline.org/" </w:instrText>
        </w:r>
        <w:r>
          <w:fldChar w:fldCharType="separate"/>
        </w:r>
        <w:r>
          <w:rPr>
            <w:rStyle w:val="Hyperlink"/>
          </w:rPr>
          <w:t>Association for Financial Professionals</w:t>
        </w:r>
        <w:r>
          <w:fldChar w:fldCharType="end"/>
        </w:r>
        <w:r>
          <w:t xml:space="preserve"> (AFP)</w:t>
        </w:r>
      </w:ins>
    </w:p>
    <w:p w:rsidR="008E3234" w:rsidDel="004C5314" w:rsidRDefault="008E3234" w:rsidP="008E3234">
      <w:pPr>
        <w:rPr>
          <w:del w:id="81" w:author="Himashi Soriano" w:date="2018-05-22T10:42:00Z"/>
        </w:rPr>
      </w:pPr>
      <w:del w:id="82" w:author="Himashi Soriano" w:date="2018-05-22T10:42:00Z">
        <w:r w:rsidDel="004C5314">
          <w:delText xml:space="preserve">Questions? Email us at </w:delText>
        </w:r>
        <w:r w:rsidR="001B3906" w:rsidDel="004C5314">
          <w:fldChar w:fldCharType="begin"/>
        </w:r>
        <w:r w:rsidR="001B3906" w:rsidDel="004C5314">
          <w:delInstrText xml:space="preserve"> HYPERLINK "mailto:info@AFPOnline.org" </w:delInstrText>
        </w:r>
        <w:r w:rsidR="001B3906" w:rsidDel="004C5314">
          <w:fldChar w:fldCharType="separate"/>
        </w:r>
        <w:r w:rsidRPr="00A50D04" w:rsidDel="004C5314">
          <w:rPr>
            <w:rStyle w:val="Hyperlink"/>
          </w:rPr>
          <w:delText>info@AFPOnline.org</w:delText>
        </w:r>
        <w:r w:rsidR="001B3906" w:rsidDel="004C5314">
          <w:rPr>
            <w:rStyle w:val="Hyperlink"/>
          </w:rPr>
          <w:fldChar w:fldCharType="end"/>
        </w:r>
        <w:r w:rsidDel="004C5314">
          <w:delText xml:space="preserve"> </w:delText>
        </w:r>
      </w:del>
    </w:p>
    <w:p w:rsidR="008E3234" w:rsidDel="004C5314" w:rsidRDefault="008E3234" w:rsidP="008E3234">
      <w:pPr>
        <w:rPr>
          <w:del w:id="83" w:author="Himashi Soriano" w:date="2018-05-22T10:42:00Z"/>
        </w:rPr>
      </w:pPr>
      <w:del w:id="84" w:author="Himashi Soriano" w:date="2018-05-22T10:42:00Z">
        <w:r w:rsidDel="004C5314">
          <w:delText>Regards,</w:delText>
        </w:r>
      </w:del>
    </w:p>
    <w:p w:rsidR="008E3234" w:rsidRDefault="008E3234" w:rsidP="008E3234">
      <w:pPr>
        <w:rPr>
          <w:noProof/>
        </w:rPr>
      </w:pPr>
      <w:r>
        <w:rPr>
          <w:noProof/>
        </w:rPr>
        <w:drawing>
          <wp:inline distT="0" distB="0" distL="0" distR="0" wp14:anchorId="194461CE" wp14:editId="6F68C98A">
            <wp:extent cx="6273579" cy="588397"/>
            <wp:effectExtent l="0" t="0" r="0" b="254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/>
                    <a:srcRect t="81147" r="50398" b="3704"/>
                    <a:stretch/>
                  </pic:blipFill>
                  <pic:spPr bwMode="auto">
                    <a:xfrm>
                      <a:off x="0" y="0"/>
                      <a:ext cx="6342641" cy="59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1F5" w:rsidRDefault="00C571F5"/>
    <w:p w:rsidR="00AF062E" w:rsidRDefault="00AF062E">
      <w:r>
        <w:rPr>
          <w:b/>
        </w:rPr>
        <w:t>Email # 2:</w:t>
      </w:r>
    </w:p>
    <w:p w:rsidR="00AF062E" w:rsidRDefault="00AF062E" w:rsidP="00AF062E">
      <w:r w:rsidRPr="00AF062E">
        <w:rPr>
          <w:b/>
        </w:rPr>
        <w:t>To:</w:t>
      </w:r>
      <w:r>
        <w:t xml:space="preserve"> Admin user</w:t>
      </w:r>
    </w:p>
    <w:p w:rsidR="00AF062E" w:rsidRDefault="00AF062E" w:rsidP="00AF062E">
      <w:r w:rsidRPr="00C571F5">
        <w:rPr>
          <w:b/>
        </w:rPr>
        <w:t>Subject</w:t>
      </w:r>
      <w:r>
        <w:t xml:space="preserve">: </w:t>
      </w:r>
      <w:del w:id="85" w:author="Himashi Soriano" w:date="2018-05-22T10:43:00Z">
        <w:r w:rsidDel="004C5314">
          <w:delText xml:space="preserve">AFP </w:delText>
        </w:r>
      </w:del>
      <w:ins w:id="86" w:author="Himashi Soriano" w:date="2018-05-22T10:43:00Z">
        <w:r w:rsidR="004C5314">
          <w:t xml:space="preserve">Assessment Tool </w:t>
        </w:r>
      </w:ins>
      <w:r>
        <w:t xml:space="preserve">– </w:t>
      </w:r>
      <w:ins w:id="87" w:author="Himashi Soriano" w:date="2018-05-22T13:11:00Z">
        <w:r w:rsidR="00C20F68">
          <w:t>{Company}</w:t>
        </w:r>
      </w:ins>
      <w:ins w:id="88" w:author="Himashi Soriano" w:date="2018-05-22T13:12:00Z">
        <w:r w:rsidR="00C20F68">
          <w:t xml:space="preserve"> </w:t>
        </w:r>
      </w:ins>
      <w:ins w:id="89" w:author="Himashi Soriano" w:date="2018-05-22T13:23:00Z">
        <w:r w:rsidR="00B24C5E">
          <w:t>Suc</w:t>
        </w:r>
      </w:ins>
      <w:ins w:id="90" w:author="Himashi Soriano" w:date="2018-05-22T13:24:00Z">
        <w:r w:rsidR="00B24C5E">
          <w:t>cessful Registration</w:t>
        </w:r>
      </w:ins>
    </w:p>
    <w:p w:rsidR="00AF062E" w:rsidRDefault="00AF062E" w:rsidP="00AF062E">
      <w:r w:rsidRPr="00C571F5">
        <w:rPr>
          <w:b/>
        </w:rPr>
        <w:t>Email body</w:t>
      </w:r>
      <w:r>
        <w:t>:</w:t>
      </w:r>
    </w:p>
    <w:p w:rsidR="00AF062E" w:rsidRDefault="00AF062E" w:rsidP="00AF062E">
      <w:r>
        <w:rPr>
          <w:noProof/>
        </w:rPr>
        <w:drawing>
          <wp:inline distT="0" distB="0" distL="0" distR="0" wp14:anchorId="42072632" wp14:editId="27511FB6">
            <wp:extent cx="1407381" cy="623319"/>
            <wp:effectExtent l="0" t="0" r="2540" b="5715"/>
            <wp:docPr id="12" name="Picture 12" descr="https://www.afponline.org/assets/images/afp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fponline.org/assets/images/afp-log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881" cy="65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62E" w:rsidDel="004C5314" w:rsidRDefault="00AF062E" w:rsidP="00AF062E">
      <w:pPr>
        <w:rPr>
          <w:del w:id="91" w:author="Himashi Soriano" w:date="2018-05-22T10:44:00Z"/>
        </w:rPr>
      </w:pPr>
      <w:del w:id="92" w:author="Himashi Soriano" w:date="2018-05-22T10:44:00Z">
        <w:r w:rsidDel="004C5314">
          <w:delText>Dear {</w:delText>
        </w:r>
        <w:r w:rsidR="00BA1DCB" w:rsidDel="004C5314">
          <w:delText>Admin</w:delText>
        </w:r>
        <w:r w:rsidDel="004C5314">
          <w:delText>’s First Name},</w:delText>
        </w:r>
      </w:del>
    </w:p>
    <w:p w:rsidR="00AF062E" w:rsidDel="004C5314" w:rsidRDefault="004C5314" w:rsidP="00AF062E">
      <w:pPr>
        <w:rPr>
          <w:del w:id="93" w:author="Himashi Soriano" w:date="2018-05-22T10:44:00Z"/>
        </w:rPr>
      </w:pPr>
      <w:ins w:id="94" w:author="Himashi Soriano" w:date="2018-05-22T10:43:00Z">
        <w:r>
          <w:t>The following person has completed their as</w:t>
        </w:r>
      </w:ins>
      <w:ins w:id="95" w:author="Himashi Soriano" w:date="2018-05-22T10:44:00Z">
        <w:r>
          <w:t xml:space="preserve">sessment tool </w:t>
        </w:r>
        <w:proofErr w:type="spellStart"/>
        <w:r>
          <w:t>registration:</w:t>
        </w:r>
      </w:ins>
      <w:del w:id="96" w:author="Himashi Soriano" w:date="2018-05-22T10:44:00Z">
        <w:r w:rsidR="00BA1DCB" w:rsidDel="004C5314">
          <w:delText>Another user have just completed registration. Here is user’s detail:</w:delText>
        </w:r>
      </w:del>
    </w:p>
    <w:p w:rsidR="00BA1DCB" w:rsidDel="004C5314" w:rsidRDefault="00BA1DCB" w:rsidP="00AF062E">
      <w:pPr>
        <w:rPr>
          <w:del w:id="97" w:author="Himashi Soriano" w:date="2018-05-22T10:44:00Z"/>
        </w:rPr>
      </w:pPr>
    </w:p>
    <w:p w:rsidR="00BA1DCB" w:rsidRDefault="00BA1DCB" w:rsidP="00AF062E">
      <w:r>
        <w:t>Company</w:t>
      </w:r>
      <w:proofErr w:type="spellEnd"/>
      <w:r>
        <w:t>: {Company name}</w:t>
      </w:r>
    </w:p>
    <w:p w:rsidR="00BA1DCB" w:rsidRDefault="00BA1DCB" w:rsidP="00AF062E">
      <w:r>
        <w:t>First name: {User’s First Name}</w:t>
      </w:r>
    </w:p>
    <w:p w:rsidR="00BA1DCB" w:rsidRDefault="00BA1DCB" w:rsidP="00AF062E">
      <w:r>
        <w:t>Last name: {User’s Last Name}</w:t>
      </w:r>
    </w:p>
    <w:p w:rsidR="00BA1DCB" w:rsidRDefault="00BA1DCB" w:rsidP="00AF062E">
      <w:r>
        <w:t>Email: {User’s email address}</w:t>
      </w:r>
    </w:p>
    <w:p w:rsidR="00BA1DCB" w:rsidRDefault="00BA1DCB" w:rsidP="00AF062E">
      <w:r>
        <w:t>Phone: {User’s phone number}</w:t>
      </w:r>
    </w:p>
    <w:p w:rsidR="00BA1DCB" w:rsidRDefault="00BA1DCB" w:rsidP="00AF062E"/>
    <w:p w:rsidR="00AF062E" w:rsidRDefault="00AF062E" w:rsidP="00AF062E">
      <w:r>
        <w:t xml:space="preserve">Please </w:t>
      </w:r>
      <w:hyperlink r:id="rId8" w:history="1">
        <w:r w:rsidRPr="000E76F6">
          <w:rPr>
            <w:rStyle w:val="Hyperlink"/>
          </w:rPr>
          <w:t>click here</w:t>
        </w:r>
      </w:hyperlink>
      <w:r>
        <w:t xml:space="preserve"> to visit</w:t>
      </w:r>
      <w:ins w:id="98" w:author="Himashi Soriano" w:date="2018-05-22T10:45:00Z">
        <w:r w:rsidR="004C5314">
          <w:t xml:space="preserve"> the user profile.</w:t>
        </w:r>
      </w:ins>
      <w:del w:id="99" w:author="Himashi Soriano" w:date="2018-05-22T10:45:00Z">
        <w:r w:rsidDel="004C5314">
          <w:delText xml:space="preserve"> </w:delText>
        </w:r>
        <w:r w:rsidR="00BA1DCB" w:rsidDel="004C5314">
          <w:delText>user detail</w:delText>
        </w:r>
        <w:r w:rsidDel="004C5314">
          <w:delText>.</w:delText>
        </w:r>
      </w:del>
    </w:p>
    <w:p w:rsidR="00AF062E" w:rsidDel="004C5314" w:rsidRDefault="00AF062E" w:rsidP="00AF062E">
      <w:pPr>
        <w:rPr>
          <w:del w:id="100" w:author="Himashi Soriano" w:date="2018-05-22T10:45:00Z"/>
        </w:rPr>
      </w:pPr>
      <w:del w:id="101" w:author="Himashi Soriano" w:date="2018-05-22T10:45:00Z">
        <w:r w:rsidDel="004C5314">
          <w:delText>Regards,</w:delText>
        </w:r>
      </w:del>
    </w:p>
    <w:p w:rsidR="00AF062E" w:rsidRDefault="00AF062E" w:rsidP="00AF062E">
      <w:pPr>
        <w:rPr>
          <w:noProof/>
        </w:rPr>
      </w:pPr>
      <w:r>
        <w:rPr>
          <w:noProof/>
        </w:rPr>
        <w:drawing>
          <wp:inline distT="0" distB="0" distL="0" distR="0" wp14:anchorId="6E3A50E5" wp14:editId="4E3E61D8">
            <wp:extent cx="6273579" cy="588397"/>
            <wp:effectExtent l="0" t="0" r="0" b="254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/>
                    <a:srcRect t="81147" r="50398" b="3704"/>
                    <a:stretch/>
                  </pic:blipFill>
                  <pic:spPr bwMode="auto">
                    <a:xfrm>
                      <a:off x="0" y="0"/>
                      <a:ext cx="6342641" cy="59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563" w:rsidRDefault="00F20563"/>
    <w:p w:rsidR="00F20563" w:rsidRPr="00565C17" w:rsidRDefault="003E5A59" w:rsidP="0067220E">
      <w:pPr>
        <w:jc w:val="center"/>
        <w:rPr>
          <w:u w:val="single"/>
        </w:rPr>
      </w:pPr>
      <w:r>
        <w:rPr>
          <w:u w:val="single"/>
        </w:rPr>
        <w:br w:type="page"/>
      </w:r>
      <w:r w:rsidR="00F20563">
        <w:rPr>
          <w:u w:val="single"/>
        </w:rPr>
        <w:t xml:space="preserve">Forgot password </w:t>
      </w:r>
      <w:r w:rsidR="00F20563" w:rsidRPr="00565C17">
        <w:rPr>
          <w:u w:val="single"/>
        </w:rPr>
        <w:t>email</w:t>
      </w:r>
    </w:p>
    <w:p w:rsidR="00F20563" w:rsidRDefault="00F20563" w:rsidP="00F20563">
      <w:r w:rsidRPr="00C571F5">
        <w:rPr>
          <w:b/>
        </w:rPr>
        <w:t>When</w:t>
      </w:r>
      <w:r>
        <w:t xml:space="preserve">: </w:t>
      </w:r>
      <w:r w:rsidR="00B721DE">
        <w:t>A</w:t>
      </w:r>
      <w:r>
        <w:t xml:space="preserve"> user forgot his/her password and use the “Forgot password” link on the login page</w:t>
      </w:r>
    </w:p>
    <w:p w:rsidR="00F20563" w:rsidRDefault="00F20563" w:rsidP="00F20563">
      <w:r w:rsidRPr="00C571F5">
        <w:rPr>
          <w:b/>
        </w:rPr>
        <w:t>Subject</w:t>
      </w:r>
      <w:r>
        <w:t xml:space="preserve">: </w:t>
      </w:r>
      <w:ins w:id="102" w:author="Himashi Soriano" w:date="2018-05-22T10:46:00Z">
        <w:r w:rsidR="004C5314">
          <w:t>AFP Corporate Training Skills Assessment</w:t>
        </w:r>
      </w:ins>
      <w:del w:id="103" w:author="Himashi Soriano" w:date="2018-05-22T10:46:00Z">
        <w:r w:rsidDel="004C5314">
          <w:delText>AFP</w:delText>
        </w:r>
      </w:del>
      <w:r>
        <w:t xml:space="preserve"> – Reset </w:t>
      </w:r>
      <w:ins w:id="104" w:author="Himashi Soriano" w:date="2018-05-22T10:47:00Z">
        <w:r w:rsidR="004C5314">
          <w:t>P</w:t>
        </w:r>
      </w:ins>
      <w:del w:id="105" w:author="Himashi Soriano" w:date="2018-05-22T10:47:00Z">
        <w:r w:rsidR="00A1460D" w:rsidDel="004C5314">
          <w:delText>p</w:delText>
        </w:r>
      </w:del>
      <w:r>
        <w:t xml:space="preserve">assword </w:t>
      </w:r>
      <w:ins w:id="106" w:author="Himashi Soriano" w:date="2018-05-22T10:47:00Z">
        <w:r w:rsidR="004C5314">
          <w:t>R</w:t>
        </w:r>
      </w:ins>
      <w:del w:id="107" w:author="Himashi Soriano" w:date="2018-05-22T10:47:00Z">
        <w:r w:rsidR="00A1460D" w:rsidDel="004C5314">
          <w:delText>r</w:delText>
        </w:r>
      </w:del>
      <w:r>
        <w:t>equest</w:t>
      </w:r>
    </w:p>
    <w:p w:rsidR="00CC1402" w:rsidRDefault="00CC1402" w:rsidP="00F20563">
      <w:r w:rsidRPr="00CC1402">
        <w:rPr>
          <w:b/>
        </w:rPr>
        <w:t>To:</w:t>
      </w:r>
      <w:r>
        <w:t xml:space="preserve"> Whoever has requested including Admin, Sales Person and/or actual user.</w:t>
      </w:r>
    </w:p>
    <w:p w:rsidR="00F20563" w:rsidRDefault="00F20563" w:rsidP="00F20563">
      <w:r w:rsidRPr="00C571F5">
        <w:rPr>
          <w:b/>
        </w:rPr>
        <w:t>Email body</w:t>
      </w:r>
      <w:r>
        <w:t>:</w:t>
      </w:r>
    </w:p>
    <w:p w:rsidR="00F20563" w:rsidRDefault="00F20563" w:rsidP="00F20563">
      <w:r>
        <w:rPr>
          <w:noProof/>
        </w:rPr>
        <w:drawing>
          <wp:inline distT="0" distB="0" distL="0" distR="0" wp14:anchorId="5BE98D58" wp14:editId="29E0401D">
            <wp:extent cx="1407381" cy="623319"/>
            <wp:effectExtent l="0" t="0" r="2540" b="5715"/>
            <wp:docPr id="4" name="Picture 4" descr="https://www.afponline.org/assets/images/afp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fponline.org/assets/images/afp-log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881" cy="65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563" w:rsidRDefault="00F20563" w:rsidP="00F20563">
      <w:r>
        <w:t>Dear {</w:t>
      </w:r>
      <w:r w:rsidR="00240B27">
        <w:t xml:space="preserve">Actual </w:t>
      </w:r>
      <w:r>
        <w:t>User’s First Name},</w:t>
      </w:r>
    </w:p>
    <w:p w:rsidR="00F20563" w:rsidDel="004C5314" w:rsidRDefault="005A53A1" w:rsidP="00F20563">
      <w:pPr>
        <w:rPr>
          <w:del w:id="108" w:author="Himashi Soriano" w:date="2018-05-22T10:48:00Z"/>
        </w:rPr>
      </w:pPr>
      <w:r>
        <w:t xml:space="preserve">A </w:t>
      </w:r>
      <w:ins w:id="109" w:author="Himashi Soriano" w:date="2018-05-22T13:24:00Z">
        <w:r w:rsidR="00B24C5E">
          <w:t xml:space="preserve">reset </w:t>
        </w:r>
      </w:ins>
      <w:r>
        <w:t xml:space="preserve">password </w:t>
      </w:r>
      <w:del w:id="110" w:author="Himashi Soriano" w:date="2018-05-22T13:24:00Z">
        <w:r w:rsidDel="00B24C5E">
          <w:delText xml:space="preserve">reset </w:delText>
        </w:r>
      </w:del>
      <w:r>
        <w:t xml:space="preserve">request has been generated for your </w:t>
      </w:r>
      <w:ins w:id="111" w:author="Himashi Soriano" w:date="2018-05-22T10:48:00Z">
        <w:r w:rsidR="004C5314">
          <w:t xml:space="preserve">AFP assessment tool </w:t>
        </w:r>
      </w:ins>
      <w:r>
        <w:t>account</w:t>
      </w:r>
      <w:ins w:id="112" w:author="Himashi Soriano" w:date="2018-05-22T10:48:00Z">
        <w:r w:rsidR="004C5314">
          <w:t>.</w:t>
        </w:r>
        <w:r w:rsidR="004C5314" w:rsidDel="004C5314">
          <w:t xml:space="preserve"> </w:t>
        </w:r>
      </w:ins>
      <w:del w:id="113" w:author="Himashi Soriano" w:date="2018-05-22T10:48:00Z">
        <w:r w:rsidDel="004C5314">
          <w:delText xml:space="preserve"> with the Assessment Tool. </w:delText>
        </w:r>
      </w:del>
    </w:p>
    <w:p w:rsidR="00F20563" w:rsidRDefault="00F20563" w:rsidP="00F20563">
      <w:r>
        <w:t xml:space="preserve">Please </w:t>
      </w:r>
      <w:hyperlink r:id="rId9" w:history="1">
        <w:r w:rsidRPr="000E76F6">
          <w:rPr>
            <w:rStyle w:val="Hyperlink"/>
          </w:rPr>
          <w:t>click here</w:t>
        </w:r>
      </w:hyperlink>
      <w:r>
        <w:t xml:space="preserve"> to </w:t>
      </w:r>
      <w:r w:rsidR="005A53A1">
        <w:t>reset your password</w:t>
      </w:r>
      <w:r>
        <w:t>.</w:t>
      </w:r>
    </w:p>
    <w:p w:rsidR="00F20563" w:rsidRDefault="005A53A1" w:rsidP="00F20563">
      <w:r>
        <w:t xml:space="preserve">If </w:t>
      </w:r>
      <w:del w:id="114" w:author="Himashi Soriano" w:date="2018-05-22T10:48:00Z">
        <w:r w:rsidDel="004C5314">
          <w:delText xml:space="preserve">you think </w:delText>
        </w:r>
      </w:del>
      <w:r>
        <w:t>you made the request by mistake, please ignore this email and your password will not be changed</w:t>
      </w:r>
      <w:ins w:id="115" w:author="Himashi Soriano" w:date="2018-05-22T10:48:00Z">
        <w:r w:rsidR="004C5314">
          <w:t>.</w:t>
        </w:r>
      </w:ins>
      <w:del w:id="116" w:author="Himashi Soriano" w:date="2018-05-22T10:48:00Z">
        <w:r w:rsidDel="004C5314">
          <w:delText>!</w:delText>
        </w:r>
      </w:del>
      <w:r>
        <w:t xml:space="preserve"> </w:t>
      </w:r>
    </w:p>
    <w:p w:rsidR="004C5314" w:rsidRPr="00626D60" w:rsidRDefault="004C5314" w:rsidP="004C5314">
      <w:pPr>
        <w:rPr>
          <w:ins w:id="117" w:author="Himashi Soriano" w:date="2018-05-22T10:49:00Z"/>
        </w:rPr>
      </w:pPr>
      <w:ins w:id="118" w:author="Himashi Soriano" w:date="2018-05-22T10:49:00Z">
        <w:r>
          <w:t>If you have any questions, please contact me at</w:t>
        </w:r>
      </w:ins>
      <w:ins w:id="119" w:author="Himashi Soriano" w:date="2018-05-22T13:08:00Z">
        <w:r w:rsidR="008839DF">
          <w:t xml:space="preserve"> </w:t>
        </w:r>
        <w:r w:rsidR="008839DF">
          <w:fldChar w:fldCharType="begin"/>
        </w:r>
        <w:r w:rsidR="008839DF">
          <w:instrText xml:space="preserve"> HYPERLINK "mailto:</w:instrText>
        </w:r>
      </w:ins>
      <w:ins w:id="120" w:author="Himashi Soriano" w:date="2018-05-22T10:49:00Z">
        <w:r w:rsidR="008839DF" w:rsidRPr="008839DF">
          <w:rPr>
            <w:rPrChange w:id="121" w:author="Himashi Soriano" w:date="2018-05-22T13:08:00Z">
              <w:rPr>
                <w:rStyle w:val="Hyperlink"/>
              </w:rPr>
            </w:rPrChange>
          </w:rPr>
          <w:instrText>rpinover@AFPonline.org</w:instrText>
        </w:r>
      </w:ins>
      <w:ins w:id="122" w:author="Himashi Soriano" w:date="2018-05-22T13:08:00Z">
        <w:r w:rsidR="008839DF">
          <w:instrText xml:space="preserve">" </w:instrText>
        </w:r>
        <w:r w:rsidR="008839DF">
          <w:fldChar w:fldCharType="separate"/>
        </w:r>
      </w:ins>
      <w:ins w:id="123" w:author="Himashi Soriano" w:date="2018-05-22T10:49:00Z">
        <w:r w:rsidR="008839DF" w:rsidRPr="008839DF">
          <w:rPr>
            <w:rStyle w:val="Hyperlink"/>
          </w:rPr>
          <w:t>rpinover@AFPonline.org</w:t>
        </w:r>
      </w:ins>
      <w:ins w:id="124" w:author="Himashi Soriano" w:date="2018-05-22T13:08:00Z">
        <w:r w:rsidR="008839DF">
          <w:fldChar w:fldCharType="end"/>
        </w:r>
      </w:ins>
      <w:ins w:id="125" w:author="Himashi Soriano" w:date="2018-05-22T10:49:00Z">
        <w:r>
          <w:t xml:space="preserve"> or +1 301.961.8884.</w:t>
        </w:r>
      </w:ins>
    </w:p>
    <w:p w:rsidR="004C5314" w:rsidRDefault="004C5314" w:rsidP="004C5314">
      <w:pPr>
        <w:rPr>
          <w:ins w:id="126" w:author="Himashi Soriano" w:date="2018-05-22T10:49:00Z"/>
        </w:rPr>
      </w:pPr>
      <w:ins w:id="127" w:author="Himashi Soriano" w:date="2018-05-22T10:49:00Z">
        <w:r>
          <w:t>Regards,</w:t>
        </w:r>
      </w:ins>
    </w:p>
    <w:p w:rsidR="004C5314" w:rsidRDefault="004C5314" w:rsidP="004C5314">
      <w:pPr>
        <w:rPr>
          <w:ins w:id="128" w:author="Himashi Soriano" w:date="2018-05-22T10:49:00Z"/>
        </w:rPr>
      </w:pPr>
      <w:ins w:id="129" w:author="Himashi Soriano" w:date="2018-05-22T10:49:00Z">
        <w:r>
          <w:t>Robert Pinover</w:t>
        </w:r>
      </w:ins>
    </w:p>
    <w:p w:rsidR="004C5314" w:rsidRDefault="004C5314" w:rsidP="004C5314">
      <w:pPr>
        <w:rPr>
          <w:ins w:id="130" w:author="Himashi Soriano" w:date="2018-05-22T10:49:00Z"/>
        </w:rPr>
      </w:pPr>
      <w:ins w:id="131" w:author="Himashi Soriano" w:date="2018-05-22T10:49:00Z">
        <w:r>
          <w:t>Client Success Specialist</w:t>
        </w:r>
      </w:ins>
    </w:p>
    <w:p w:rsidR="004C5314" w:rsidRDefault="004C5314" w:rsidP="004C5314">
      <w:pPr>
        <w:rPr>
          <w:ins w:id="132" w:author="Himashi Soriano" w:date="2018-05-22T10:49:00Z"/>
        </w:rPr>
      </w:pPr>
      <w:ins w:id="133" w:author="Himashi Soriano" w:date="2018-05-22T10:49:00Z">
        <w:r>
          <w:fldChar w:fldCharType="begin"/>
        </w:r>
        <w:r>
          <w:instrText xml:space="preserve"> HYPERLINK "http://www.afponline.org/" </w:instrText>
        </w:r>
        <w:r>
          <w:fldChar w:fldCharType="separate"/>
        </w:r>
        <w:r>
          <w:rPr>
            <w:rStyle w:val="Hyperlink"/>
          </w:rPr>
          <w:t>Association for Financial Professionals</w:t>
        </w:r>
        <w:r>
          <w:fldChar w:fldCharType="end"/>
        </w:r>
        <w:r>
          <w:t xml:space="preserve"> (AFP)</w:t>
        </w:r>
      </w:ins>
    </w:p>
    <w:p w:rsidR="00F20563" w:rsidDel="004C5314" w:rsidRDefault="00F20563" w:rsidP="00F20563">
      <w:pPr>
        <w:rPr>
          <w:del w:id="134" w:author="Himashi Soriano" w:date="2018-05-22T10:49:00Z"/>
        </w:rPr>
      </w:pPr>
      <w:del w:id="135" w:author="Himashi Soriano" w:date="2018-05-22T10:49:00Z">
        <w:r w:rsidDel="004C5314">
          <w:delText xml:space="preserve">Questions? Email us at </w:delText>
        </w:r>
        <w:r w:rsidR="001B3906" w:rsidDel="004C5314">
          <w:fldChar w:fldCharType="begin"/>
        </w:r>
        <w:r w:rsidR="001B3906" w:rsidDel="004C5314">
          <w:delInstrText xml:space="preserve"> HYPERLINK "mailto:info@AFPOnline.org" </w:delInstrText>
        </w:r>
        <w:r w:rsidR="001B3906" w:rsidDel="004C5314">
          <w:fldChar w:fldCharType="separate"/>
        </w:r>
        <w:r w:rsidRPr="00A50D04" w:rsidDel="004C5314">
          <w:rPr>
            <w:rStyle w:val="Hyperlink"/>
          </w:rPr>
          <w:delText>info@AFPOnline.org</w:delText>
        </w:r>
        <w:r w:rsidR="001B3906" w:rsidDel="004C5314">
          <w:rPr>
            <w:rStyle w:val="Hyperlink"/>
          </w:rPr>
          <w:fldChar w:fldCharType="end"/>
        </w:r>
        <w:r w:rsidDel="004C5314">
          <w:delText xml:space="preserve"> </w:delText>
        </w:r>
      </w:del>
    </w:p>
    <w:p w:rsidR="00F20563" w:rsidDel="004C5314" w:rsidRDefault="00F20563" w:rsidP="00F20563">
      <w:pPr>
        <w:rPr>
          <w:del w:id="136" w:author="Himashi Soriano" w:date="2018-05-22T10:49:00Z"/>
        </w:rPr>
      </w:pPr>
      <w:del w:id="137" w:author="Himashi Soriano" w:date="2018-05-22T10:49:00Z">
        <w:r w:rsidDel="004C5314">
          <w:delText>Regards,</w:delText>
        </w:r>
      </w:del>
    </w:p>
    <w:p w:rsidR="00F20563" w:rsidRDefault="00F20563" w:rsidP="00F20563">
      <w:pPr>
        <w:rPr>
          <w:noProof/>
        </w:rPr>
      </w:pPr>
      <w:r>
        <w:rPr>
          <w:noProof/>
        </w:rPr>
        <w:drawing>
          <wp:inline distT="0" distB="0" distL="0" distR="0" wp14:anchorId="1B085588" wp14:editId="29C5F057">
            <wp:extent cx="6273579" cy="588397"/>
            <wp:effectExtent l="0" t="0" r="0" b="254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/>
                    <a:srcRect t="81147" r="50398" b="3704"/>
                    <a:stretch/>
                  </pic:blipFill>
                  <pic:spPr bwMode="auto">
                    <a:xfrm>
                      <a:off x="0" y="0"/>
                      <a:ext cx="6342641" cy="59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563" w:rsidRDefault="00F20563" w:rsidP="00F20563"/>
    <w:p w:rsidR="00B721DE" w:rsidRDefault="00B721DE">
      <w:r>
        <w:br w:type="page"/>
      </w:r>
    </w:p>
    <w:p w:rsidR="00B721DE" w:rsidRPr="00565C17" w:rsidRDefault="00B721DE" w:rsidP="00B721DE">
      <w:pPr>
        <w:jc w:val="center"/>
        <w:rPr>
          <w:u w:val="single"/>
        </w:rPr>
      </w:pPr>
      <w:r>
        <w:rPr>
          <w:u w:val="single"/>
        </w:rPr>
        <w:t xml:space="preserve">Change password </w:t>
      </w:r>
      <w:r w:rsidRPr="00565C17">
        <w:rPr>
          <w:u w:val="single"/>
        </w:rPr>
        <w:t>email</w:t>
      </w:r>
    </w:p>
    <w:p w:rsidR="00B721DE" w:rsidRDefault="00B721DE" w:rsidP="00B721DE">
      <w:r w:rsidRPr="00C571F5">
        <w:rPr>
          <w:b/>
        </w:rPr>
        <w:t>When</w:t>
      </w:r>
      <w:r>
        <w:t>: A logged in user change the existing password</w:t>
      </w:r>
    </w:p>
    <w:p w:rsidR="00B35441" w:rsidRDefault="00B35441" w:rsidP="00B721DE">
      <w:r w:rsidRPr="00CC1402">
        <w:rPr>
          <w:b/>
        </w:rPr>
        <w:t>To:</w:t>
      </w:r>
      <w:r>
        <w:t xml:space="preserve"> Whoever has requested including Admin, Sales Person and/or actual user.</w:t>
      </w:r>
    </w:p>
    <w:p w:rsidR="00E23400" w:rsidRDefault="00B721DE" w:rsidP="00E23400">
      <w:pPr>
        <w:rPr>
          <w:ins w:id="138" w:author="Himashi Soriano" w:date="2018-05-22T10:49:00Z"/>
        </w:rPr>
      </w:pPr>
      <w:r w:rsidRPr="00C571F5">
        <w:rPr>
          <w:b/>
        </w:rPr>
        <w:t>Subject</w:t>
      </w:r>
      <w:r>
        <w:t xml:space="preserve">: </w:t>
      </w:r>
      <w:ins w:id="139" w:author="Himashi Soriano" w:date="2018-05-22T10:49:00Z">
        <w:r w:rsidR="00E23400">
          <w:t>AFP Corporate Training Skills Assessment –</w:t>
        </w:r>
      </w:ins>
      <w:ins w:id="140" w:author="Himashi Soriano" w:date="2018-05-22T10:50:00Z">
        <w:r w:rsidR="00E23400">
          <w:t xml:space="preserve"> </w:t>
        </w:r>
      </w:ins>
      <w:ins w:id="141" w:author="Himashi Soriano" w:date="2018-05-22T10:49:00Z">
        <w:r w:rsidR="00E23400">
          <w:t xml:space="preserve">Password </w:t>
        </w:r>
      </w:ins>
      <w:ins w:id="142" w:author="Himashi Soriano" w:date="2018-05-22T10:50:00Z">
        <w:r w:rsidR="00E23400">
          <w:t>Change</w:t>
        </w:r>
      </w:ins>
    </w:p>
    <w:p w:rsidR="00B721DE" w:rsidDel="00E23400" w:rsidRDefault="00B721DE" w:rsidP="00B721DE">
      <w:pPr>
        <w:rPr>
          <w:del w:id="143" w:author="Himashi Soriano" w:date="2018-05-22T10:50:00Z"/>
        </w:rPr>
      </w:pPr>
      <w:del w:id="144" w:author="Himashi Soriano" w:date="2018-05-22T10:50:00Z">
        <w:r w:rsidDel="00E23400">
          <w:delText>AFP – Change password confirmation</w:delText>
        </w:r>
      </w:del>
    </w:p>
    <w:p w:rsidR="00B721DE" w:rsidRDefault="00B721DE" w:rsidP="00B721DE">
      <w:r w:rsidRPr="00C571F5">
        <w:rPr>
          <w:b/>
        </w:rPr>
        <w:t>Email body</w:t>
      </w:r>
      <w:r>
        <w:t>:</w:t>
      </w:r>
    </w:p>
    <w:p w:rsidR="00B721DE" w:rsidRDefault="00B721DE" w:rsidP="00B721DE">
      <w:r>
        <w:rPr>
          <w:noProof/>
        </w:rPr>
        <w:drawing>
          <wp:inline distT="0" distB="0" distL="0" distR="0" wp14:anchorId="568C9249" wp14:editId="69D4D2C8">
            <wp:extent cx="1407381" cy="623319"/>
            <wp:effectExtent l="0" t="0" r="2540" b="5715"/>
            <wp:docPr id="6" name="Picture 6" descr="https://www.afponline.org/assets/images/afp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fponline.org/assets/images/afp-log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881" cy="65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1DE" w:rsidRDefault="00B721DE" w:rsidP="00B721DE">
      <w:r>
        <w:t>Dear {</w:t>
      </w:r>
      <w:r w:rsidR="00240B27">
        <w:t xml:space="preserve">Actual </w:t>
      </w:r>
      <w:r>
        <w:t>User’s First Name},</w:t>
      </w:r>
    </w:p>
    <w:p w:rsidR="00B721DE" w:rsidRDefault="00CE76D4" w:rsidP="00B721DE">
      <w:r>
        <w:t xml:space="preserve">Your </w:t>
      </w:r>
      <w:ins w:id="145" w:author="Himashi Soriano" w:date="2018-05-22T10:50:00Z">
        <w:r w:rsidR="002941A2">
          <w:t xml:space="preserve">AFP assessment tool </w:t>
        </w:r>
      </w:ins>
      <w:r w:rsidR="00B42C58">
        <w:t xml:space="preserve">account </w:t>
      </w:r>
      <w:r>
        <w:t xml:space="preserve">password </w:t>
      </w:r>
      <w:del w:id="146" w:author="Himashi Soriano" w:date="2018-05-22T10:50:00Z">
        <w:r w:rsidR="00B721DE" w:rsidDel="002941A2">
          <w:delText>with the Assessment Tool</w:delText>
        </w:r>
        <w:r w:rsidDel="002941A2">
          <w:delText xml:space="preserve"> </w:delText>
        </w:r>
      </w:del>
      <w:r>
        <w:t>has been changed</w:t>
      </w:r>
      <w:r w:rsidR="00B721DE">
        <w:t xml:space="preserve">. </w:t>
      </w:r>
      <w:ins w:id="147" w:author="Himashi Soriano" w:date="2018-05-22T10:54:00Z">
        <w:r w:rsidR="002941A2">
          <w:t>C</w:t>
        </w:r>
        <w:r w:rsidR="002941A2">
          <w:fldChar w:fldCharType="begin"/>
        </w:r>
        <w:r w:rsidR="002941A2">
          <w:instrText xml:space="preserve"> HYPERLINK "http://afp.demobyopeneyes.com/reset" </w:instrText>
        </w:r>
        <w:r w:rsidR="002941A2">
          <w:fldChar w:fldCharType="separate"/>
        </w:r>
        <w:r w:rsidR="002941A2" w:rsidRPr="000E76F6">
          <w:rPr>
            <w:rStyle w:val="Hyperlink"/>
          </w:rPr>
          <w:t>lick here</w:t>
        </w:r>
        <w:r w:rsidR="002941A2">
          <w:rPr>
            <w:rStyle w:val="Hyperlink"/>
          </w:rPr>
          <w:fldChar w:fldCharType="end"/>
        </w:r>
        <w:r w:rsidR="002941A2">
          <w:t xml:space="preserve"> to </w:t>
        </w:r>
      </w:ins>
      <w:ins w:id="148" w:author="Himashi Soriano" w:date="2018-05-22T13:29:00Z">
        <w:r w:rsidR="00637C61">
          <w:t>access</w:t>
        </w:r>
      </w:ins>
      <w:ins w:id="149" w:author="Himashi Soriano" w:date="2018-05-22T10:54:00Z">
        <w:r w:rsidR="002941A2">
          <w:t xml:space="preserve"> your account.</w:t>
        </w:r>
      </w:ins>
    </w:p>
    <w:p w:rsidR="00B721DE" w:rsidRDefault="00B721DE" w:rsidP="00B721DE">
      <w:r>
        <w:t xml:space="preserve">If you </w:t>
      </w:r>
      <w:ins w:id="150" w:author="Himashi Soriano" w:date="2018-05-22T10:51:00Z">
        <w:r w:rsidR="002941A2">
          <w:t xml:space="preserve">did not </w:t>
        </w:r>
      </w:ins>
      <w:del w:id="151" w:author="Himashi Soriano" w:date="2018-05-22T10:51:00Z">
        <w:r w:rsidDel="002941A2">
          <w:delText xml:space="preserve">think you </w:delText>
        </w:r>
        <w:r w:rsidR="00CE76D4" w:rsidDel="002941A2">
          <w:delText xml:space="preserve">have not </w:delText>
        </w:r>
      </w:del>
      <w:ins w:id="152" w:author="Himashi Soriano" w:date="2018-05-22T10:53:00Z">
        <w:r w:rsidR="002941A2">
          <w:t xml:space="preserve">request this change, </w:t>
        </w:r>
      </w:ins>
      <w:del w:id="153" w:author="Himashi Soriano" w:date="2018-05-22T10:54:00Z">
        <w:r w:rsidR="00CE76D4" w:rsidDel="002941A2">
          <w:delText>change</w:delText>
        </w:r>
      </w:del>
      <w:del w:id="154" w:author="Himashi Soriano" w:date="2018-05-22T10:51:00Z">
        <w:r w:rsidR="00CE76D4" w:rsidDel="002941A2">
          <w:delText>d</w:delText>
        </w:r>
      </w:del>
      <w:del w:id="155" w:author="Himashi Soriano" w:date="2018-05-22T10:54:00Z">
        <w:r w:rsidR="00CE76D4" w:rsidDel="002941A2">
          <w:delText xml:space="preserve"> </w:delText>
        </w:r>
      </w:del>
      <w:del w:id="156" w:author="Himashi Soriano" w:date="2018-05-22T10:51:00Z">
        <w:r w:rsidR="00CE76D4" w:rsidDel="002941A2">
          <w:delText xml:space="preserve">the </w:delText>
        </w:r>
      </w:del>
      <w:del w:id="157" w:author="Himashi Soriano" w:date="2018-05-22T10:54:00Z">
        <w:r w:rsidR="00CE76D4" w:rsidDel="002941A2">
          <w:delText xml:space="preserve">password, </w:delText>
        </w:r>
      </w:del>
      <w:r w:rsidR="00CE76D4">
        <w:t>please go</w:t>
      </w:r>
      <w:r w:rsidR="003D77A6">
        <w:t xml:space="preserve"> </w:t>
      </w:r>
      <w:r w:rsidR="00CE76D4">
        <w:t xml:space="preserve">to your account and </w:t>
      </w:r>
      <w:ins w:id="158" w:author="Himashi Soriano" w:date="2018-05-22T10:54:00Z">
        <w:r w:rsidR="002941A2">
          <w:t>set up a new password</w:t>
        </w:r>
      </w:ins>
      <w:ins w:id="159" w:author="Himashi Soriano" w:date="2018-05-22T13:08:00Z">
        <w:r w:rsidR="00B54DD3">
          <w:t xml:space="preserve"> for security purposes.</w:t>
        </w:r>
      </w:ins>
      <w:del w:id="160" w:author="Himashi Soriano" w:date="2018-05-22T10:54:00Z">
        <w:r w:rsidR="00CE76D4" w:rsidDel="002941A2">
          <w:delText>change the password immediately!</w:delText>
        </w:r>
      </w:del>
    </w:p>
    <w:p w:rsidR="00CE76D4" w:rsidDel="002941A2" w:rsidRDefault="00CE76D4" w:rsidP="00B721DE">
      <w:pPr>
        <w:rPr>
          <w:del w:id="161" w:author="Himashi Soriano" w:date="2018-05-22T10:55:00Z"/>
        </w:rPr>
      </w:pPr>
      <w:del w:id="162" w:author="Himashi Soriano" w:date="2018-05-22T10:55:00Z">
        <w:r w:rsidDel="002941A2">
          <w:delText xml:space="preserve">Please </w:delText>
        </w:r>
      </w:del>
      <w:del w:id="163" w:author="Himashi Soriano" w:date="2018-05-22T10:54:00Z">
        <w:r w:rsidR="001B3906" w:rsidDel="002941A2">
          <w:fldChar w:fldCharType="begin"/>
        </w:r>
        <w:r w:rsidR="001B3906" w:rsidDel="002941A2">
          <w:delInstrText xml:space="preserve"> HYPERLINK "http://afp.demobyopeneyes.com/reset" </w:delInstrText>
        </w:r>
        <w:r w:rsidR="001B3906" w:rsidDel="002941A2">
          <w:fldChar w:fldCharType="separate"/>
        </w:r>
        <w:r w:rsidRPr="000E76F6" w:rsidDel="002941A2">
          <w:rPr>
            <w:rStyle w:val="Hyperlink"/>
          </w:rPr>
          <w:delText>click here</w:delText>
        </w:r>
        <w:r w:rsidR="001B3906" w:rsidDel="002941A2">
          <w:rPr>
            <w:rStyle w:val="Hyperlink"/>
          </w:rPr>
          <w:fldChar w:fldCharType="end"/>
        </w:r>
        <w:r w:rsidDel="002941A2">
          <w:delText xml:space="preserve"> to visit your </w:delText>
        </w:r>
        <w:r w:rsidR="003D77A6" w:rsidDel="002941A2">
          <w:delText>account</w:delText>
        </w:r>
        <w:r w:rsidDel="002941A2">
          <w:delText>.</w:delText>
        </w:r>
      </w:del>
    </w:p>
    <w:p w:rsidR="00B721DE" w:rsidDel="00E23400" w:rsidRDefault="00B721DE" w:rsidP="00B721DE">
      <w:pPr>
        <w:rPr>
          <w:del w:id="164" w:author="Himashi Soriano" w:date="2018-05-22T10:50:00Z"/>
        </w:rPr>
      </w:pPr>
      <w:del w:id="165" w:author="Himashi Soriano" w:date="2018-05-22T10:50:00Z">
        <w:r w:rsidDel="00E23400">
          <w:delText xml:space="preserve">Questions? Email us at </w:delText>
        </w:r>
        <w:r w:rsidR="001B3906" w:rsidDel="00E23400">
          <w:fldChar w:fldCharType="begin"/>
        </w:r>
        <w:r w:rsidR="001B3906" w:rsidDel="00E23400">
          <w:delInstrText xml:space="preserve"> HYPERLINK "mailto:info@AFP</w:delInstrText>
        </w:r>
        <w:r w:rsidR="001B3906" w:rsidDel="00E23400">
          <w:delInstrText xml:space="preserve">Online.org" </w:delInstrText>
        </w:r>
        <w:r w:rsidR="001B3906" w:rsidDel="00E23400">
          <w:fldChar w:fldCharType="separate"/>
        </w:r>
        <w:r w:rsidRPr="00A50D04" w:rsidDel="00E23400">
          <w:rPr>
            <w:rStyle w:val="Hyperlink"/>
          </w:rPr>
          <w:delText>info@AFPOnline.org</w:delText>
        </w:r>
        <w:r w:rsidR="001B3906" w:rsidDel="00E23400">
          <w:rPr>
            <w:rStyle w:val="Hyperlink"/>
          </w:rPr>
          <w:fldChar w:fldCharType="end"/>
        </w:r>
        <w:r w:rsidDel="00E23400">
          <w:delText xml:space="preserve"> </w:delText>
        </w:r>
      </w:del>
    </w:p>
    <w:p w:rsidR="00E23400" w:rsidRPr="00626D60" w:rsidRDefault="00B721DE" w:rsidP="00E23400">
      <w:pPr>
        <w:rPr>
          <w:ins w:id="166" w:author="Himashi Soriano" w:date="2018-05-22T10:50:00Z"/>
        </w:rPr>
      </w:pPr>
      <w:del w:id="167" w:author="Himashi Soriano" w:date="2018-05-22T10:50:00Z">
        <w:r w:rsidDel="00E23400">
          <w:delText>Regards,</w:delText>
        </w:r>
      </w:del>
      <w:ins w:id="168" w:author="Himashi Soriano" w:date="2018-05-22T10:50:00Z">
        <w:r w:rsidR="00E23400">
          <w:t xml:space="preserve">If you have any questions, please contact me at </w:t>
        </w:r>
      </w:ins>
      <w:ins w:id="169" w:author="Himashi Soriano" w:date="2018-05-22T13:08:00Z">
        <w:r w:rsidR="008839DF">
          <w:fldChar w:fldCharType="begin"/>
        </w:r>
        <w:r w:rsidR="008839DF">
          <w:instrText xml:space="preserve"> HYPERLINK "mailto:</w:instrText>
        </w:r>
      </w:ins>
      <w:ins w:id="170" w:author="Himashi Soriano" w:date="2018-05-22T10:50:00Z">
        <w:r w:rsidR="008839DF" w:rsidRPr="008839DF">
          <w:rPr>
            <w:rPrChange w:id="171" w:author="Himashi Soriano" w:date="2018-05-22T13:08:00Z">
              <w:rPr>
                <w:rStyle w:val="Hyperlink"/>
              </w:rPr>
            </w:rPrChange>
          </w:rPr>
          <w:instrText>rpinover@AFPonline.org</w:instrText>
        </w:r>
      </w:ins>
      <w:ins w:id="172" w:author="Himashi Soriano" w:date="2018-05-22T13:08:00Z">
        <w:r w:rsidR="008839DF">
          <w:instrText xml:space="preserve">" </w:instrText>
        </w:r>
        <w:r w:rsidR="008839DF">
          <w:fldChar w:fldCharType="separate"/>
        </w:r>
      </w:ins>
      <w:ins w:id="173" w:author="Himashi Soriano" w:date="2018-05-22T10:50:00Z">
        <w:r w:rsidR="008839DF" w:rsidRPr="008839DF">
          <w:rPr>
            <w:rStyle w:val="Hyperlink"/>
          </w:rPr>
          <w:t>rpinover@AFPonline.org</w:t>
        </w:r>
      </w:ins>
      <w:ins w:id="174" w:author="Himashi Soriano" w:date="2018-05-22T13:08:00Z">
        <w:r w:rsidR="008839DF">
          <w:fldChar w:fldCharType="end"/>
        </w:r>
      </w:ins>
      <w:ins w:id="175" w:author="Himashi Soriano" w:date="2018-05-22T10:50:00Z">
        <w:r w:rsidR="00E23400">
          <w:t xml:space="preserve"> or +1 301.961.8884.</w:t>
        </w:r>
      </w:ins>
    </w:p>
    <w:p w:rsidR="00E23400" w:rsidRDefault="00E23400" w:rsidP="00E23400">
      <w:pPr>
        <w:rPr>
          <w:ins w:id="176" w:author="Himashi Soriano" w:date="2018-05-22T10:50:00Z"/>
        </w:rPr>
      </w:pPr>
      <w:ins w:id="177" w:author="Himashi Soriano" w:date="2018-05-22T10:50:00Z">
        <w:r>
          <w:t>Regards,</w:t>
        </w:r>
      </w:ins>
    </w:p>
    <w:p w:rsidR="00E23400" w:rsidRDefault="00E23400" w:rsidP="00E23400">
      <w:pPr>
        <w:rPr>
          <w:ins w:id="178" w:author="Himashi Soriano" w:date="2018-05-22T10:50:00Z"/>
        </w:rPr>
      </w:pPr>
      <w:ins w:id="179" w:author="Himashi Soriano" w:date="2018-05-22T10:50:00Z">
        <w:r>
          <w:t>Robert Pinover</w:t>
        </w:r>
      </w:ins>
    </w:p>
    <w:p w:rsidR="00E23400" w:rsidRDefault="00E23400" w:rsidP="00E23400">
      <w:pPr>
        <w:rPr>
          <w:ins w:id="180" w:author="Himashi Soriano" w:date="2018-05-22T10:50:00Z"/>
        </w:rPr>
      </w:pPr>
      <w:ins w:id="181" w:author="Himashi Soriano" w:date="2018-05-22T10:50:00Z">
        <w:r>
          <w:t>Client Success Specialist</w:t>
        </w:r>
      </w:ins>
    </w:p>
    <w:p w:rsidR="00E23400" w:rsidRDefault="00E23400" w:rsidP="00E23400">
      <w:pPr>
        <w:rPr>
          <w:ins w:id="182" w:author="Himashi Soriano" w:date="2018-05-22T10:50:00Z"/>
        </w:rPr>
      </w:pPr>
      <w:ins w:id="183" w:author="Himashi Soriano" w:date="2018-05-22T10:50:00Z">
        <w:r>
          <w:fldChar w:fldCharType="begin"/>
        </w:r>
        <w:r>
          <w:instrText xml:space="preserve"> HYPERLINK "http://www.afponline.org/" </w:instrText>
        </w:r>
        <w:r>
          <w:fldChar w:fldCharType="separate"/>
        </w:r>
        <w:r>
          <w:rPr>
            <w:rStyle w:val="Hyperlink"/>
          </w:rPr>
          <w:t>Association for Financial Professionals</w:t>
        </w:r>
        <w:r>
          <w:fldChar w:fldCharType="end"/>
        </w:r>
        <w:r>
          <w:t xml:space="preserve"> (AFP)</w:t>
        </w:r>
      </w:ins>
    </w:p>
    <w:p w:rsidR="00E23400" w:rsidRDefault="00E23400" w:rsidP="00B721DE"/>
    <w:p w:rsidR="00B721DE" w:rsidRDefault="00B721DE" w:rsidP="00B721DE">
      <w:pPr>
        <w:rPr>
          <w:noProof/>
        </w:rPr>
      </w:pPr>
      <w:r>
        <w:rPr>
          <w:noProof/>
        </w:rPr>
        <w:drawing>
          <wp:inline distT="0" distB="0" distL="0" distR="0" wp14:anchorId="24A741D0" wp14:editId="3F948568">
            <wp:extent cx="6273579" cy="588397"/>
            <wp:effectExtent l="0" t="0" r="0" b="254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/>
                    <a:srcRect t="81147" r="50398" b="3704"/>
                    <a:stretch/>
                  </pic:blipFill>
                  <pic:spPr bwMode="auto">
                    <a:xfrm>
                      <a:off x="0" y="0"/>
                      <a:ext cx="6342641" cy="59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234" w:rsidRDefault="008E3234">
      <w:r>
        <w:br w:type="page"/>
      </w:r>
    </w:p>
    <w:p w:rsidR="008E3234" w:rsidRPr="00565C17" w:rsidRDefault="00AF062E" w:rsidP="008E3234">
      <w:pPr>
        <w:jc w:val="center"/>
        <w:rPr>
          <w:u w:val="single"/>
        </w:rPr>
      </w:pPr>
      <w:r>
        <w:rPr>
          <w:u w:val="single"/>
        </w:rPr>
        <w:t xml:space="preserve">Assessment began </w:t>
      </w:r>
      <w:r w:rsidR="008E3234" w:rsidRPr="00565C17">
        <w:rPr>
          <w:u w:val="single"/>
        </w:rPr>
        <w:t>email</w:t>
      </w:r>
    </w:p>
    <w:p w:rsidR="008E3234" w:rsidRDefault="008E3234" w:rsidP="008E3234">
      <w:r w:rsidRPr="00C571F5">
        <w:rPr>
          <w:b/>
        </w:rPr>
        <w:t>When</w:t>
      </w:r>
      <w:r>
        <w:t xml:space="preserve">: A </w:t>
      </w:r>
      <w:r w:rsidR="00240B27">
        <w:t>user starts an assessment</w:t>
      </w:r>
    </w:p>
    <w:p w:rsidR="00C765C5" w:rsidRDefault="00C765C5" w:rsidP="00C765C5">
      <w:r w:rsidRPr="00700774">
        <w:rPr>
          <w:b/>
        </w:rPr>
        <w:t>To:</w:t>
      </w:r>
      <w:r>
        <w:t xml:space="preserve"> Admin user</w:t>
      </w:r>
    </w:p>
    <w:p w:rsidR="008E3234" w:rsidRDefault="008E3234" w:rsidP="008E3234">
      <w:r w:rsidRPr="00C571F5">
        <w:rPr>
          <w:b/>
        </w:rPr>
        <w:t>Subject</w:t>
      </w:r>
      <w:r>
        <w:t xml:space="preserve">: </w:t>
      </w:r>
      <w:del w:id="184" w:author="Himashi Soriano" w:date="2018-05-22T13:10:00Z">
        <w:r w:rsidDel="00C20F68">
          <w:delText xml:space="preserve">AFP – </w:delText>
        </w:r>
      </w:del>
      <w:r w:rsidR="00240B27">
        <w:t xml:space="preserve">Assessment </w:t>
      </w:r>
      <w:ins w:id="185" w:author="Himashi Soriano" w:date="2018-05-22T13:12:00Z">
        <w:r w:rsidR="00C20F68">
          <w:t>T</w:t>
        </w:r>
      </w:ins>
      <w:ins w:id="186" w:author="Himashi Soriano" w:date="2018-05-22T13:10:00Z">
        <w:r w:rsidR="00C20F68">
          <w:t xml:space="preserve">ool </w:t>
        </w:r>
      </w:ins>
      <w:ins w:id="187" w:author="Himashi Soriano" w:date="2018-05-22T13:11:00Z">
        <w:r w:rsidR="00C20F68">
          <w:t>–</w:t>
        </w:r>
      </w:ins>
      <w:ins w:id="188" w:author="Himashi Soriano" w:date="2018-05-22T13:10:00Z">
        <w:r w:rsidR="00C20F68">
          <w:t xml:space="preserve"> </w:t>
        </w:r>
      </w:ins>
      <w:ins w:id="189" w:author="Himashi Soriano" w:date="2018-05-22T13:11:00Z">
        <w:r w:rsidR="00C20F68">
          <w:t xml:space="preserve">{Company} </w:t>
        </w:r>
      </w:ins>
      <w:ins w:id="190" w:author="Himashi Soriano" w:date="2018-05-22T13:10:00Z">
        <w:r w:rsidR="00C20F68">
          <w:t>S</w:t>
        </w:r>
      </w:ins>
      <w:del w:id="191" w:author="Himashi Soriano" w:date="2018-05-22T13:10:00Z">
        <w:r w:rsidR="00240B27" w:rsidDel="00C20F68">
          <w:delText>s</w:delText>
        </w:r>
      </w:del>
      <w:r w:rsidR="00240B27">
        <w:t>tarted</w:t>
      </w:r>
    </w:p>
    <w:p w:rsidR="008E3234" w:rsidRDefault="008E3234" w:rsidP="008E3234">
      <w:r w:rsidRPr="00C571F5">
        <w:rPr>
          <w:b/>
        </w:rPr>
        <w:t>Email body</w:t>
      </w:r>
      <w:r>
        <w:t>:</w:t>
      </w:r>
    </w:p>
    <w:p w:rsidR="008E3234" w:rsidRDefault="008E3234" w:rsidP="008E3234">
      <w:r>
        <w:rPr>
          <w:noProof/>
        </w:rPr>
        <w:drawing>
          <wp:inline distT="0" distB="0" distL="0" distR="0" wp14:anchorId="089BCA46" wp14:editId="5BAB8AF6">
            <wp:extent cx="1407381" cy="623319"/>
            <wp:effectExtent l="0" t="0" r="2540" b="5715"/>
            <wp:docPr id="8" name="Picture 8" descr="https://www.afponline.org/assets/images/afp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fponline.org/assets/images/afp-log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881" cy="65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234" w:rsidDel="00C20F68" w:rsidRDefault="008E3234" w:rsidP="008E3234">
      <w:pPr>
        <w:rPr>
          <w:del w:id="192" w:author="Himashi Soriano" w:date="2018-05-22T13:13:00Z"/>
        </w:rPr>
      </w:pPr>
      <w:del w:id="193" w:author="Himashi Soriano" w:date="2018-05-22T13:13:00Z">
        <w:r w:rsidDel="00C20F68">
          <w:delText>Dear {</w:delText>
        </w:r>
        <w:r w:rsidR="00240B27" w:rsidDel="00C20F68">
          <w:delText>Admin</w:delText>
        </w:r>
        <w:r w:rsidDel="00C20F68">
          <w:delText>’s First Name},</w:delText>
        </w:r>
      </w:del>
    </w:p>
    <w:p w:rsidR="008E3234" w:rsidDel="00C20F68" w:rsidRDefault="00C20F68" w:rsidP="008E3234">
      <w:pPr>
        <w:rPr>
          <w:del w:id="194" w:author="Himashi Soriano" w:date="2018-05-22T13:10:00Z"/>
        </w:rPr>
      </w:pPr>
      <w:ins w:id="195" w:author="Himashi Soriano" w:date="2018-05-22T13:10:00Z">
        <w:r>
          <w:t xml:space="preserve">The following person has </w:t>
        </w:r>
        <w:r>
          <w:t>started</w:t>
        </w:r>
        <w:r>
          <w:t xml:space="preserve"> </w:t>
        </w:r>
      </w:ins>
      <w:ins w:id="196" w:author="Himashi Soriano" w:date="2018-05-22T13:26:00Z">
        <w:r w:rsidR="00DC19EA">
          <w:t xml:space="preserve">an </w:t>
        </w:r>
      </w:ins>
      <w:ins w:id="197" w:author="Himashi Soriano" w:date="2018-05-22T13:10:00Z">
        <w:r>
          <w:t>assessment:</w:t>
        </w:r>
      </w:ins>
      <w:del w:id="198" w:author="Himashi Soriano" w:date="2018-05-22T13:10:00Z">
        <w:r w:rsidR="00346073" w:rsidDel="00C20F68">
          <w:delText>Following user have started an assessment. Here is the detail:</w:delText>
        </w:r>
      </w:del>
    </w:p>
    <w:p w:rsidR="00677FF7" w:rsidRDefault="00677FF7" w:rsidP="00677FF7"/>
    <w:p w:rsidR="00677FF7" w:rsidRDefault="00677FF7" w:rsidP="00677FF7">
      <w:r>
        <w:t>Company: {Company name}</w:t>
      </w:r>
    </w:p>
    <w:p w:rsidR="00677FF7" w:rsidRDefault="00677FF7" w:rsidP="00677FF7">
      <w:r>
        <w:t>First name: {User’s First Name}</w:t>
      </w:r>
    </w:p>
    <w:p w:rsidR="00677FF7" w:rsidRDefault="00677FF7" w:rsidP="00677FF7">
      <w:r>
        <w:t>Last name: {User’s Last Name}</w:t>
      </w:r>
    </w:p>
    <w:p w:rsidR="00677FF7" w:rsidRDefault="00677FF7" w:rsidP="00677FF7">
      <w:r>
        <w:t>Email: {User’s email address}</w:t>
      </w:r>
    </w:p>
    <w:p w:rsidR="00677FF7" w:rsidRDefault="00677FF7" w:rsidP="00677FF7">
      <w:r>
        <w:t>Phone: {User’s phone number}</w:t>
      </w:r>
    </w:p>
    <w:p w:rsidR="00677FF7" w:rsidRDefault="00677FF7" w:rsidP="008E3234">
      <w:r>
        <w:t>Assessment name: {Assessment name given by user}</w:t>
      </w:r>
    </w:p>
    <w:p w:rsidR="00677FF7" w:rsidRDefault="00677FF7" w:rsidP="008E3234">
      <w:r>
        <w:t>Team Size: {Team size chosen by user}</w:t>
      </w:r>
    </w:p>
    <w:p w:rsidR="00677FF7" w:rsidRDefault="00677FF7" w:rsidP="008E3234"/>
    <w:p w:rsidR="008E3234" w:rsidRDefault="008A0900" w:rsidP="008E3234">
      <w:r>
        <w:t>For more detail</w:t>
      </w:r>
      <w:ins w:id="199" w:author="Himashi Soriano" w:date="2018-05-22T13:13:00Z">
        <w:r w:rsidR="00C20F68">
          <w:t>s</w:t>
        </w:r>
      </w:ins>
      <w:r>
        <w:t xml:space="preserve">, </w:t>
      </w:r>
      <w:hyperlink r:id="rId10" w:history="1">
        <w:r w:rsidRPr="000E76F6">
          <w:rPr>
            <w:rStyle w:val="Hyperlink"/>
          </w:rPr>
          <w:t>click here</w:t>
        </w:r>
      </w:hyperlink>
      <w:r>
        <w:t xml:space="preserve"> to go to the admin section of the</w:t>
      </w:r>
      <w:ins w:id="200" w:author="Himashi Soriano" w:date="2018-05-22T13:26:00Z">
        <w:r w:rsidR="00DC19EA">
          <w:t xml:space="preserve"> tool</w:t>
        </w:r>
      </w:ins>
      <w:del w:id="201" w:author="Himashi Soriano" w:date="2018-05-22T13:26:00Z">
        <w:r w:rsidDel="00DC19EA">
          <w:delText xml:space="preserve"> site</w:delText>
        </w:r>
      </w:del>
      <w:r>
        <w:t>.</w:t>
      </w:r>
    </w:p>
    <w:p w:rsidR="005868FE" w:rsidRDefault="005868FE" w:rsidP="008E3234"/>
    <w:p w:rsidR="008E3234" w:rsidDel="00C20F68" w:rsidRDefault="008E3234" w:rsidP="008E3234">
      <w:pPr>
        <w:rPr>
          <w:del w:id="202" w:author="Himashi Soriano" w:date="2018-05-22T13:13:00Z"/>
        </w:rPr>
      </w:pPr>
      <w:del w:id="203" w:author="Himashi Soriano" w:date="2018-05-22T13:13:00Z">
        <w:r w:rsidDel="00C20F68">
          <w:delText>Regards,</w:delText>
        </w:r>
      </w:del>
    </w:p>
    <w:p w:rsidR="008E3234" w:rsidRDefault="008E3234" w:rsidP="008E3234">
      <w:pPr>
        <w:rPr>
          <w:noProof/>
        </w:rPr>
      </w:pPr>
      <w:r>
        <w:rPr>
          <w:noProof/>
        </w:rPr>
        <w:drawing>
          <wp:inline distT="0" distB="0" distL="0" distR="0" wp14:anchorId="5EFEEDA9" wp14:editId="74F0549E">
            <wp:extent cx="6273579" cy="588397"/>
            <wp:effectExtent l="0" t="0" r="0" b="254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/>
                    <a:srcRect t="81147" r="50398" b="3704"/>
                    <a:stretch/>
                  </pic:blipFill>
                  <pic:spPr bwMode="auto">
                    <a:xfrm>
                      <a:off x="0" y="0"/>
                      <a:ext cx="6342641" cy="59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774" w:rsidRDefault="00700774">
      <w:r>
        <w:br w:type="page"/>
      </w:r>
    </w:p>
    <w:p w:rsidR="00700774" w:rsidRPr="00565C17" w:rsidRDefault="00700774" w:rsidP="00700774">
      <w:pPr>
        <w:jc w:val="center"/>
        <w:rPr>
          <w:u w:val="single"/>
        </w:rPr>
      </w:pPr>
      <w:r>
        <w:rPr>
          <w:u w:val="single"/>
        </w:rPr>
        <w:t>Assessment past due</w:t>
      </w:r>
    </w:p>
    <w:p w:rsidR="00700774" w:rsidRDefault="00700774" w:rsidP="00700774">
      <w:r w:rsidRPr="00C571F5">
        <w:rPr>
          <w:b/>
        </w:rPr>
        <w:t>When</w:t>
      </w:r>
      <w:r>
        <w:t>: An assessment is not completed after certain number of days</w:t>
      </w:r>
    </w:p>
    <w:p w:rsidR="00C20F68" w:rsidRDefault="00700774" w:rsidP="00C20F68">
      <w:pPr>
        <w:rPr>
          <w:ins w:id="204" w:author="Himashi Soriano" w:date="2018-05-22T13:14:00Z"/>
        </w:rPr>
      </w:pPr>
      <w:r w:rsidRPr="00C571F5">
        <w:rPr>
          <w:b/>
        </w:rPr>
        <w:t>Subject</w:t>
      </w:r>
      <w:r>
        <w:t xml:space="preserve">: </w:t>
      </w:r>
      <w:ins w:id="205" w:author="Himashi Soriano" w:date="2018-05-22T13:14:00Z">
        <w:r w:rsidR="00C20F68">
          <w:t xml:space="preserve">AFP Corporate Training Skills Assessment – </w:t>
        </w:r>
        <w:r w:rsidR="00C20F68">
          <w:t>Please Complete</w:t>
        </w:r>
      </w:ins>
    </w:p>
    <w:p w:rsidR="00700774" w:rsidDel="00C20F68" w:rsidRDefault="00700774" w:rsidP="00700774">
      <w:pPr>
        <w:rPr>
          <w:del w:id="206" w:author="Himashi Soriano" w:date="2018-05-22T13:14:00Z"/>
        </w:rPr>
      </w:pPr>
      <w:del w:id="207" w:author="Himashi Soriano" w:date="2018-05-22T13:14:00Z">
        <w:r w:rsidDel="00C20F68">
          <w:delText>AFP – Assessment due</w:delText>
        </w:r>
      </w:del>
    </w:p>
    <w:p w:rsidR="00AF41CF" w:rsidRDefault="00AF41CF" w:rsidP="00700774">
      <w:pPr>
        <w:rPr>
          <w:b/>
        </w:rPr>
      </w:pPr>
      <w:r>
        <w:rPr>
          <w:b/>
        </w:rPr>
        <w:t>Email #1:</w:t>
      </w:r>
    </w:p>
    <w:p w:rsidR="00700774" w:rsidRPr="00700774" w:rsidRDefault="00700774" w:rsidP="00700774">
      <w:pPr>
        <w:rPr>
          <w:b/>
        </w:rPr>
      </w:pPr>
      <w:r w:rsidRPr="00700774">
        <w:rPr>
          <w:b/>
        </w:rPr>
        <w:t>To:</w:t>
      </w:r>
      <w:r w:rsidRPr="00AF41CF">
        <w:t xml:space="preserve"> </w:t>
      </w:r>
      <w:r w:rsidR="00AF41CF" w:rsidRPr="00AF41CF">
        <w:t>Actual user</w:t>
      </w:r>
    </w:p>
    <w:p w:rsidR="00700774" w:rsidRDefault="00700774" w:rsidP="00700774">
      <w:r w:rsidRPr="00C571F5">
        <w:rPr>
          <w:b/>
        </w:rPr>
        <w:t>Email body</w:t>
      </w:r>
      <w:r>
        <w:t>:</w:t>
      </w:r>
    </w:p>
    <w:p w:rsidR="00700774" w:rsidRDefault="00700774" w:rsidP="00700774">
      <w:r>
        <w:rPr>
          <w:noProof/>
        </w:rPr>
        <w:drawing>
          <wp:inline distT="0" distB="0" distL="0" distR="0" wp14:anchorId="306099BE" wp14:editId="04F6D8A8">
            <wp:extent cx="1407381" cy="623319"/>
            <wp:effectExtent l="0" t="0" r="2540" b="5715"/>
            <wp:docPr id="14" name="Picture 14" descr="https://www.afponline.org/assets/images/afp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fponline.org/assets/images/afp-log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881" cy="65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774" w:rsidRDefault="00700774" w:rsidP="00700774">
      <w:r>
        <w:t>Dear {</w:t>
      </w:r>
      <w:r w:rsidR="00AF41CF">
        <w:t>User</w:t>
      </w:r>
      <w:r>
        <w:t>’s First Name},</w:t>
      </w:r>
    </w:p>
    <w:p w:rsidR="00700774" w:rsidDel="00C20F68" w:rsidRDefault="00AF41CF" w:rsidP="00700774">
      <w:pPr>
        <w:rPr>
          <w:del w:id="208" w:author="Himashi Soriano" w:date="2018-05-22T13:18:00Z"/>
        </w:rPr>
      </w:pPr>
      <w:r>
        <w:t xml:space="preserve">We </w:t>
      </w:r>
      <w:del w:id="209" w:author="Himashi Soriano" w:date="2018-05-22T13:27:00Z">
        <w:r w:rsidDel="00DC19EA">
          <w:delText xml:space="preserve">have </w:delText>
        </w:r>
      </w:del>
      <w:r>
        <w:t>noticed that you have not completed</w:t>
      </w:r>
      <w:ins w:id="210" w:author="Himashi Soriano" w:date="2018-05-22T13:16:00Z">
        <w:r w:rsidR="00C20F68">
          <w:t xml:space="preserve"> </w:t>
        </w:r>
      </w:ins>
      <w:ins w:id="211" w:author="Himashi Soriano" w:date="2018-05-22T13:27:00Z">
        <w:r w:rsidR="00DC19EA">
          <w:t xml:space="preserve">this </w:t>
        </w:r>
        <w:proofErr w:type="spellStart"/>
        <w:r w:rsidR="00DC19EA">
          <w:t>assessment:</w:t>
        </w:r>
      </w:ins>
      <w:del w:id="212" w:author="Himashi Soriano" w:date="2018-05-22T13:27:00Z">
        <w:r w:rsidDel="00DC19EA">
          <w:delText xml:space="preserve"> </w:delText>
        </w:r>
      </w:del>
      <w:del w:id="213" w:author="Himashi Soriano" w:date="2018-05-22T13:16:00Z">
        <w:r w:rsidDel="00C20F68">
          <w:delText xml:space="preserve">the </w:delText>
        </w:r>
      </w:del>
      <w:del w:id="214" w:author="Himashi Soriano" w:date="2018-05-22T13:17:00Z">
        <w:r w:rsidDel="00C20F68">
          <w:delText>assessment</w:delText>
        </w:r>
      </w:del>
      <w:ins w:id="215" w:author="Himashi Soriano" w:date="2018-05-22T13:16:00Z">
        <w:r w:rsidR="00C20F68">
          <w:t>.</w:t>
        </w:r>
      </w:ins>
      <w:del w:id="216" w:author="Himashi Soriano" w:date="2018-05-22T13:16:00Z">
        <w:r w:rsidDel="00C20F68">
          <w:delText xml:space="preserve"> you have started a while ago</w:delText>
        </w:r>
      </w:del>
      <w:del w:id="217" w:author="Himashi Soriano" w:date="2018-05-22T13:18:00Z">
        <w:r w:rsidDel="00C20F68">
          <w:delText xml:space="preserve">. For your reference, here is the detail: </w:delText>
        </w:r>
      </w:del>
    </w:p>
    <w:p w:rsidR="00AF41CF" w:rsidDel="00C20F68" w:rsidRDefault="00AF41CF" w:rsidP="00700774">
      <w:pPr>
        <w:rPr>
          <w:del w:id="218" w:author="Himashi Soriano" w:date="2018-05-22T13:18:00Z"/>
        </w:rPr>
      </w:pPr>
    </w:p>
    <w:p w:rsidR="00700774" w:rsidRDefault="00700774" w:rsidP="00700774">
      <w:r>
        <w:t>Assessment</w:t>
      </w:r>
      <w:proofErr w:type="spellEnd"/>
      <w:r>
        <w:t xml:space="preserve"> name: {Assessment name given by user}</w:t>
      </w:r>
    </w:p>
    <w:p w:rsidR="00700774" w:rsidRDefault="00700774" w:rsidP="00700774">
      <w:r>
        <w:t>Team Size: {Team size chosen by user}</w:t>
      </w:r>
    </w:p>
    <w:p w:rsidR="00700774" w:rsidRDefault="00AF41CF" w:rsidP="00700774">
      <w:r>
        <w:t>Assessment started on: {Assessment Start date}</w:t>
      </w:r>
    </w:p>
    <w:p w:rsidR="00C20F68" w:rsidDel="005749F0" w:rsidRDefault="00C20F68" w:rsidP="00C20F68">
      <w:pPr>
        <w:rPr>
          <w:del w:id="219" w:author="Himashi Soriano" w:date="2018-05-22T13:18:00Z"/>
          <w:moveTo w:id="220" w:author="Himashi Soriano" w:date="2018-05-22T13:15:00Z"/>
        </w:rPr>
      </w:pPr>
      <w:moveToRangeStart w:id="221" w:author="Himashi Soriano" w:date="2018-05-22T13:15:00Z" w:name="move514758250"/>
      <w:moveTo w:id="222" w:author="Himashi Soriano" w:date="2018-05-22T13:15:00Z">
        <w:r>
          <w:t xml:space="preserve">Please </w:t>
        </w:r>
        <w:r>
          <w:fldChar w:fldCharType="begin"/>
        </w:r>
        <w:r>
          <w:instrText xml:space="preserve"> HYPERLINK "http://afp.demobyopeneyes.com/reset" </w:instrText>
        </w:r>
        <w:r>
          <w:fldChar w:fldCharType="separate"/>
        </w:r>
        <w:r w:rsidRPr="000E76F6">
          <w:rPr>
            <w:rStyle w:val="Hyperlink"/>
          </w:rPr>
          <w:t>click here</w:t>
        </w:r>
        <w:r>
          <w:rPr>
            <w:rStyle w:val="Hyperlink"/>
          </w:rPr>
          <w:fldChar w:fldCharType="end"/>
        </w:r>
        <w:r>
          <w:t xml:space="preserve"> to </w:t>
        </w:r>
        <w:del w:id="223" w:author="Himashi Soriano" w:date="2018-05-22T13:28:00Z">
          <w:r w:rsidDel="00637C61">
            <w:delText>visit</w:delText>
          </w:r>
        </w:del>
      </w:moveTo>
      <w:proofErr w:type="spellStart"/>
      <w:ins w:id="224" w:author="Himashi Soriano" w:date="2018-05-22T13:28:00Z">
        <w:r w:rsidR="00637C61">
          <w:t>access</w:t>
        </w:r>
      </w:ins>
      <w:moveTo w:id="225" w:author="Himashi Soriano" w:date="2018-05-22T13:15:00Z">
        <w:del w:id="226" w:author="Himashi Soriano" w:date="2018-05-22T13:28:00Z">
          <w:r w:rsidDel="00637C61">
            <w:delText xml:space="preserve"> </w:delText>
          </w:r>
        </w:del>
        <w:r>
          <w:t>your</w:t>
        </w:r>
        <w:proofErr w:type="spellEnd"/>
        <w:r>
          <w:t xml:space="preserve"> account to complete </w:t>
        </w:r>
      </w:moveTo>
      <w:proofErr w:type="spellStart"/>
      <w:ins w:id="227" w:author="Himashi Soriano" w:date="2018-05-22T13:22:00Z">
        <w:r w:rsidR="005749F0">
          <w:t>your</w:t>
        </w:r>
      </w:ins>
      <w:moveTo w:id="228" w:author="Himashi Soriano" w:date="2018-05-22T13:15:00Z">
        <w:del w:id="229" w:author="Himashi Soriano" w:date="2018-05-22T13:22:00Z">
          <w:r w:rsidDel="005749F0">
            <w:delText xml:space="preserve">the </w:delText>
          </w:r>
        </w:del>
        <w:r>
          <w:t>assessment.</w:t>
        </w:r>
      </w:moveTo>
    </w:p>
    <w:moveToRangeEnd w:id="221"/>
    <w:p w:rsidR="00AF41CF" w:rsidDel="00C20F68" w:rsidRDefault="00AF41CF" w:rsidP="00700774">
      <w:pPr>
        <w:rPr>
          <w:del w:id="230" w:author="Himashi Soriano" w:date="2018-05-22T13:15:00Z"/>
        </w:rPr>
      </w:pPr>
    </w:p>
    <w:p w:rsidR="00AF41CF" w:rsidDel="005749F0" w:rsidRDefault="00AF41CF" w:rsidP="00AF41CF">
      <w:pPr>
        <w:rPr>
          <w:del w:id="231" w:author="Himashi Soriano" w:date="2018-05-22T13:18:00Z"/>
        </w:rPr>
      </w:pPr>
      <w:del w:id="232" w:author="Himashi Soriano" w:date="2018-05-22T13:18:00Z">
        <w:r w:rsidDel="005749F0">
          <w:delText xml:space="preserve">If you need any help, please do not hesitate to contact us at </w:delText>
        </w:r>
        <w:r w:rsidR="001B3906" w:rsidDel="005749F0">
          <w:fldChar w:fldCharType="begin"/>
        </w:r>
        <w:r w:rsidR="001B3906" w:rsidDel="005749F0">
          <w:delInstrText xml:space="preserve"> HYPERLINK "mailto:info@AFPOnline.org" </w:delInstrText>
        </w:r>
        <w:r w:rsidR="001B3906" w:rsidDel="005749F0">
          <w:fldChar w:fldCharType="separate"/>
        </w:r>
        <w:r w:rsidRPr="00A50D04" w:rsidDel="005749F0">
          <w:rPr>
            <w:rStyle w:val="Hyperlink"/>
          </w:rPr>
          <w:delText>info@AFPOnline.org</w:delText>
        </w:r>
        <w:r w:rsidR="001B3906" w:rsidDel="005749F0">
          <w:rPr>
            <w:rStyle w:val="Hyperlink"/>
          </w:rPr>
          <w:fldChar w:fldCharType="end"/>
        </w:r>
      </w:del>
    </w:p>
    <w:p w:rsidR="00AF41CF" w:rsidDel="00C20F68" w:rsidRDefault="00CF49CC" w:rsidP="00AF41CF">
      <w:pPr>
        <w:rPr>
          <w:moveFrom w:id="233" w:author="Himashi Soriano" w:date="2018-05-22T13:15:00Z"/>
        </w:rPr>
      </w:pPr>
      <w:moveFromRangeStart w:id="234" w:author="Himashi Soriano" w:date="2018-05-22T13:15:00Z" w:name="move514758250"/>
      <w:moveFrom w:id="235" w:author="Himashi Soriano" w:date="2018-05-22T13:15:00Z">
        <w:r w:rsidDel="00C20F68">
          <w:t>P</w:t>
        </w:r>
        <w:r w:rsidR="00AF41CF" w:rsidDel="00C20F68">
          <w:t xml:space="preserve">lease </w:t>
        </w:r>
        <w:r w:rsidR="001B3906" w:rsidDel="00C20F68">
          <w:fldChar w:fldCharType="begin"/>
        </w:r>
        <w:r w:rsidR="001B3906" w:rsidDel="00C20F68">
          <w:instrText xml:space="preserve"> HYPERLINK "http://afp.demobyopeneyes.com/reset" </w:instrText>
        </w:r>
        <w:r w:rsidR="001B3906" w:rsidDel="00C20F68">
          <w:fldChar w:fldCharType="separate"/>
        </w:r>
        <w:r w:rsidR="00AF41CF" w:rsidRPr="000E76F6" w:rsidDel="00C20F68">
          <w:rPr>
            <w:rStyle w:val="Hyperlink"/>
          </w:rPr>
          <w:t>click here</w:t>
        </w:r>
        <w:r w:rsidR="001B3906" w:rsidDel="00C20F68">
          <w:rPr>
            <w:rStyle w:val="Hyperlink"/>
          </w:rPr>
          <w:fldChar w:fldCharType="end"/>
        </w:r>
        <w:r w:rsidR="00AF41CF" w:rsidDel="00C20F68">
          <w:t xml:space="preserve"> to visit your account to complete the assessment.</w:t>
        </w:r>
      </w:moveFrom>
    </w:p>
    <w:moveFromRangeEnd w:id="234"/>
    <w:p w:rsidR="00C20F68" w:rsidRPr="00626D60" w:rsidRDefault="00C20F68" w:rsidP="00C20F68">
      <w:pPr>
        <w:rPr>
          <w:ins w:id="236" w:author="Himashi Soriano" w:date="2018-05-22T13:16:00Z"/>
        </w:rPr>
      </w:pPr>
      <w:ins w:id="237" w:author="Himashi Soriano" w:date="2018-05-22T13:16:00Z">
        <w:r>
          <w:t>If</w:t>
        </w:r>
        <w:proofErr w:type="spellEnd"/>
        <w:r>
          <w:t xml:space="preserve"> you have any questions, please contact me at </w:t>
        </w:r>
        <w:r>
          <w:fldChar w:fldCharType="begin"/>
        </w:r>
        <w:r>
          <w:instrText xml:space="preserve"> HYPERLINK "mailto:</w:instrText>
        </w:r>
        <w:r w:rsidRPr="00333960">
          <w:instrText>rpinover@AFPonline.org</w:instrText>
        </w:r>
        <w:r>
          <w:instrText xml:space="preserve">" </w:instrText>
        </w:r>
        <w:r>
          <w:fldChar w:fldCharType="separate"/>
        </w:r>
        <w:r w:rsidRPr="008839DF">
          <w:rPr>
            <w:rStyle w:val="Hyperlink"/>
          </w:rPr>
          <w:t>rpinover@AFPonline.org</w:t>
        </w:r>
        <w:r>
          <w:fldChar w:fldCharType="end"/>
        </w:r>
        <w:r>
          <w:t xml:space="preserve"> or +1 301.961.8884.</w:t>
        </w:r>
      </w:ins>
    </w:p>
    <w:p w:rsidR="00C20F68" w:rsidRDefault="00C20F68" w:rsidP="00C20F68">
      <w:pPr>
        <w:rPr>
          <w:ins w:id="238" w:author="Himashi Soriano" w:date="2018-05-22T13:16:00Z"/>
        </w:rPr>
      </w:pPr>
      <w:ins w:id="239" w:author="Himashi Soriano" w:date="2018-05-22T13:16:00Z">
        <w:r>
          <w:t>Regards,</w:t>
        </w:r>
      </w:ins>
    </w:p>
    <w:p w:rsidR="00C20F68" w:rsidRDefault="00C20F68" w:rsidP="00C20F68">
      <w:pPr>
        <w:rPr>
          <w:ins w:id="240" w:author="Himashi Soriano" w:date="2018-05-22T13:16:00Z"/>
        </w:rPr>
      </w:pPr>
      <w:ins w:id="241" w:author="Himashi Soriano" w:date="2018-05-22T13:16:00Z">
        <w:r>
          <w:t>Robert Pinover</w:t>
        </w:r>
      </w:ins>
    </w:p>
    <w:p w:rsidR="00C20F68" w:rsidRDefault="00C20F68" w:rsidP="00C20F68">
      <w:pPr>
        <w:rPr>
          <w:ins w:id="242" w:author="Himashi Soriano" w:date="2018-05-22T13:16:00Z"/>
        </w:rPr>
      </w:pPr>
      <w:ins w:id="243" w:author="Himashi Soriano" w:date="2018-05-22T13:16:00Z">
        <w:r>
          <w:t>Client Success Specialist</w:t>
        </w:r>
      </w:ins>
    </w:p>
    <w:p w:rsidR="00C20F68" w:rsidRDefault="00C20F68" w:rsidP="00C20F68">
      <w:pPr>
        <w:rPr>
          <w:ins w:id="244" w:author="Himashi Soriano" w:date="2018-05-22T13:16:00Z"/>
        </w:rPr>
      </w:pPr>
      <w:ins w:id="245" w:author="Himashi Soriano" w:date="2018-05-22T13:16:00Z">
        <w:r>
          <w:fldChar w:fldCharType="begin"/>
        </w:r>
        <w:r>
          <w:instrText xml:space="preserve"> HYPERLINK "http://www.afponline.org/" </w:instrText>
        </w:r>
        <w:r>
          <w:fldChar w:fldCharType="separate"/>
        </w:r>
        <w:r>
          <w:rPr>
            <w:rStyle w:val="Hyperlink"/>
          </w:rPr>
          <w:t>Association for Financial Professionals</w:t>
        </w:r>
        <w:r>
          <w:fldChar w:fldCharType="end"/>
        </w:r>
        <w:r>
          <w:t xml:space="preserve"> (AFP)</w:t>
        </w:r>
      </w:ins>
    </w:p>
    <w:p w:rsidR="00700774" w:rsidDel="00C20F68" w:rsidRDefault="00700774" w:rsidP="00700774">
      <w:pPr>
        <w:rPr>
          <w:del w:id="246" w:author="Himashi Soriano" w:date="2018-05-22T13:16:00Z"/>
        </w:rPr>
      </w:pPr>
      <w:del w:id="247" w:author="Himashi Soriano" w:date="2018-05-22T13:16:00Z">
        <w:r w:rsidDel="00C20F68">
          <w:delText>Regards,</w:delText>
        </w:r>
      </w:del>
    </w:p>
    <w:p w:rsidR="00700774" w:rsidRDefault="00700774" w:rsidP="00700774">
      <w:pPr>
        <w:rPr>
          <w:noProof/>
        </w:rPr>
      </w:pPr>
      <w:r>
        <w:rPr>
          <w:noProof/>
        </w:rPr>
        <w:drawing>
          <wp:inline distT="0" distB="0" distL="0" distR="0" wp14:anchorId="0CE25537" wp14:editId="61EBCA96">
            <wp:extent cx="6273579" cy="588397"/>
            <wp:effectExtent l="0" t="0" r="0" b="254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/>
                    <a:srcRect t="81147" r="50398" b="3704"/>
                    <a:stretch/>
                  </pic:blipFill>
                  <pic:spPr bwMode="auto">
                    <a:xfrm>
                      <a:off x="0" y="0"/>
                      <a:ext cx="6342641" cy="59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774" w:rsidRDefault="00700774" w:rsidP="00700774"/>
    <w:p w:rsidR="00FA29EC" w:rsidRDefault="00FA29EC" w:rsidP="00FA29EC">
      <w:pPr>
        <w:rPr>
          <w:b/>
        </w:rPr>
      </w:pPr>
      <w:r>
        <w:rPr>
          <w:b/>
        </w:rPr>
        <w:t>Email #2:</w:t>
      </w:r>
    </w:p>
    <w:p w:rsidR="005749F0" w:rsidRDefault="005749F0" w:rsidP="00FA29EC">
      <w:pPr>
        <w:rPr>
          <w:ins w:id="248" w:author="Himashi Soriano" w:date="2018-05-22T13:19:00Z"/>
          <w:b/>
        </w:rPr>
      </w:pPr>
      <w:ins w:id="249" w:author="Himashi Soriano" w:date="2018-05-22T13:19:00Z">
        <w:r>
          <w:rPr>
            <w:b/>
          </w:rPr>
          <w:t>Subject line – Assessment Tool – {Comp</w:t>
        </w:r>
      </w:ins>
      <w:ins w:id="250" w:author="Himashi Soriano" w:date="2018-05-22T13:20:00Z">
        <w:r>
          <w:rPr>
            <w:b/>
          </w:rPr>
          <w:t>any} Incomplete Assessment</w:t>
        </w:r>
      </w:ins>
    </w:p>
    <w:p w:rsidR="00FA29EC" w:rsidRPr="00700774" w:rsidRDefault="00FA29EC" w:rsidP="00FA29EC">
      <w:pPr>
        <w:rPr>
          <w:b/>
        </w:rPr>
      </w:pPr>
      <w:r w:rsidRPr="00700774">
        <w:rPr>
          <w:b/>
        </w:rPr>
        <w:t>To:</w:t>
      </w:r>
      <w:r w:rsidRPr="00AF41CF">
        <w:t xml:space="preserve"> </w:t>
      </w:r>
      <w:r w:rsidR="003372E6">
        <w:t>Admin</w:t>
      </w:r>
      <w:r w:rsidRPr="00AF41CF">
        <w:t xml:space="preserve"> user</w:t>
      </w:r>
    </w:p>
    <w:p w:rsidR="00FA29EC" w:rsidRDefault="00FA29EC" w:rsidP="00FA29EC">
      <w:r w:rsidRPr="00C571F5">
        <w:rPr>
          <w:b/>
        </w:rPr>
        <w:t>Email body</w:t>
      </w:r>
      <w:r>
        <w:t>:</w:t>
      </w:r>
    </w:p>
    <w:p w:rsidR="00FA29EC" w:rsidRDefault="00FA29EC" w:rsidP="00FA29EC">
      <w:r>
        <w:rPr>
          <w:noProof/>
        </w:rPr>
        <w:drawing>
          <wp:inline distT="0" distB="0" distL="0" distR="0" wp14:anchorId="0872C4F4" wp14:editId="35FA757F">
            <wp:extent cx="1407381" cy="623319"/>
            <wp:effectExtent l="0" t="0" r="2540" b="5715"/>
            <wp:docPr id="16" name="Picture 16" descr="https://www.afponline.org/assets/images/afp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fponline.org/assets/images/afp-log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881" cy="65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9EC" w:rsidDel="005749F0" w:rsidRDefault="00FA29EC" w:rsidP="00FA29EC">
      <w:pPr>
        <w:rPr>
          <w:del w:id="251" w:author="Himashi Soriano" w:date="2018-05-22T13:19:00Z"/>
        </w:rPr>
      </w:pPr>
      <w:del w:id="252" w:author="Himashi Soriano" w:date="2018-05-22T13:19:00Z">
        <w:r w:rsidDel="005749F0">
          <w:delText>Dear {</w:delText>
        </w:r>
        <w:r w:rsidR="003372E6" w:rsidDel="005749F0">
          <w:delText>Admin</w:delText>
        </w:r>
        <w:r w:rsidDel="005749F0">
          <w:delText>’s First Name},</w:delText>
        </w:r>
      </w:del>
    </w:p>
    <w:p w:rsidR="003372E6" w:rsidDel="005749F0" w:rsidRDefault="005749F0" w:rsidP="003372E6">
      <w:pPr>
        <w:rPr>
          <w:del w:id="253" w:author="Himashi Soriano" w:date="2018-05-22T13:21:00Z"/>
        </w:rPr>
      </w:pPr>
      <w:ins w:id="254" w:author="Himashi Soriano" w:date="2018-05-22T13:20:00Z">
        <w:r>
          <w:t>The f</w:t>
        </w:r>
      </w:ins>
      <w:del w:id="255" w:author="Himashi Soriano" w:date="2018-05-22T13:20:00Z">
        <w:r w:rsidR="003372E6" w:rsidDel="005749F0">
          <w:delText>F</w:delText>
        </w:r>
      </w:del>
      <w:r w:rsidR="003372E6">
        <w:t xml:space="preserve">ollowing user </w:t>
      </w:r>
      <w:del w:id="256" w:author="Himashi Soriano" w:date="2018-05-22T13:20:00Z">
        <w:r w:rsidR="003372E6" w:rsidDel="005749F0">
          <w:delText xml:space="preserve">have </w:delText>
        </w:r>
      </w:del>
      <w:r w:rsidR="003372E6">
        <w:t>started an assessment</w:t>
      </w:r>
      <w:r w:rsidR="00B06A52">
        <w:t xml:space="preserve"> </w:t>
      </w:r>
      <w:r w:rsidR="00B06A52" w:rsidRPr="00B06A52">
        <w:rPr>
          <w:u w:val="single"/>
        </w:rPr>
        <w:t>10 days</w:t>
      </w:r>
      <w:r w:rsidR="00B06A52">
        <w:t xml:space="preserve"> ago </w:t>
      </w:r>
      <w:ins w:id="257" w:author="Himashi Soriano" w:date="2018-05-22T13:20:00Z">
        <w:r>
          <w:t xml:space="preserve">but has not completed </w:t>
        </w:r>
      </w:ins>
      <w:ins w:id="258" w:author="Himashi Soriano" w:date="2018-05-22T13:21:00Z">
        <w:r>
          <w:t>it:</w:t>
        </w:r>
        <w:r w:rsidDel="005749F0">
          <w:t xml:space="preserve"> </w:t>
        </w:r>
      </w:ins>
      <w:del w:id="259" w:author="Himashi Soriano" w:date="2018-05-22T13:21:00Z">
        <w:r w:rsidR="00B06A52" w:rsidDel="005749F0">
          <w:delText>and haven’t able to finish it</w:delText>
        </w:r>
        <w:r w:rsidR="003372E6" w:rsidDel="005749F0">
          <w:delText>. Here is the detail:</w:delText>
        </w:r>
      </w:del>
    </w:p>
    <w:p w:rsidR="003372E6" w:rsidRDefault="003372E6" w:rsidP="003372E6"/>
    <w:p w:rsidR="003372E6" w:rsidRDefault="003372E6" w:rsidP="003372E6">
      <w:r>
        <w:t>Company: {Company name}</w:t>
      </w:r>
    </w:p>
    <w:p w:rsidR="003372E6" w:rsidRDefault="003372E6" w:rsidP="003372E6">
      <w:r>
        <w:t>First name: {User’s First Name}</w:t>
      </w:r>
    </w:p>
    <w:p w:rsidR="003372E6" w:rsidRDefault="003372E6" w:rsidP="003372E6">
      <w:r>
        <w:t>Last name: {User’s Last Name}</w:t>
      </w:r>
    </w:p>
    <w:p w:rsidR="003372E6" w:rsidRDefault="003372E6" w:rsidP="003372E6">
      <w:r>
        <w:t>Email: {User’s email address}</w:t>
      </w:r>
    </w:p>
    <w:p w:rsidR="003372E6" w:rsidRDefault="003372E6" w:rsidP="003372E6">
      <w:r>
        <w:t>Phone: {User’s phone number}</w:t>
      </w:r>
    </w:p>
    <w:p w:rsidR="00FA29EC" w:rsidRDefault="00FA29EC" w:rsidP="00FA29EC">
      <w:r>
        <w:t>Assessment name: {Assessment name given by user}</w:t>
      </w:r>
    </w:p>
    <w:p w:rsidR="00FA29EC" w:rsidRDefault="00FA29EC" w:rsidP="00FA29EC">
      <w:r>
        <w:t>Team Size: {Team size chosen by user}</w:t>
      </w:r>
    </w:p>
    <w:p w:rsidR="00FA29EC" w:rsidRDefault="00FA29EC" w:rsidP="00FA29EC">
      <w:r>
        <w:t>Assessment started on: {Assessment Start date}</w:t>
      </w:r>
    </w:p>
    <w:p w:rsidR="00FA29EC" w:rsidRDefault="00FA29EC" w:rsidP="00FA29EC"/>
    <w:p w:rsidR="008A0900" w:rsidRDefault="008A0900" w:rsidP="008A0900">
      <w:r>
        <w:t>For more detail</w:t>
      </w:r>
      <w:ins w:id="260" w:author="Himashi Soriano" w:date="2018-05-22T13:21:00Z">
        <w:r w:rsidR="005749F0">
          <w:t>s</w:t>
        </w:r>
      </w:ins>
      <w:r>
        <w:t xml:space="preserve">, </w:t>
      </w:r>
      <w:hyperlink r:id="rId11" w:history="1">
        <w:r w:rsidRPr="000E76F6">
          <w:rPr>
            <w:rStyle w:val="Hyperlink"/>
          </w:rPr>
          <w:t>click here</w:t>
        </w:r>
      </w:hyperlink>
      <w:r>
        <w:t xml:space="preserve"> to go to the admin section of the </w:t>
      </w:r>
      <w:ins w:id="261" w:author="Himashi Soriano" w:date="2018-05-22T13:21:00Z">
        <w:r w:rsidR="005749F0">
          <w:t>tool</w:t>
        </w:r>
      </w:ins>
      <w:del w:id="262" w:author="Himashi Soriano" w:date="2018-05-22T13:21:00Z">
        <w:r w:rsidDel="005749F0">
          <w:delText>site</w:delText>
        </w:r>
      </w:del>
      <w:r>
        <w:t>.</w:t>
      </w:r>
    </w:p>
    <w:p w:rsidR="00FA29EC" w:rsidRDefault="00FA29EC" w:rsidP="00FA29EC"/>
    <w:p w:rsidR="00FA29EC" w:rsidDel="005749F0" w:rsidRDefault="00FA29EC" w:rsidP="00FA29EC">
      <w:pPr>
        <w:rPr>
          <w:del w:id="263" w:author="Himashi Soriano" w:date="2018-05-22T13:19:00Z"/>
        </w:rPr>
      </w:pPr>
      <w:del w:id="264" w:author="Himashi Soriano" w:date="2018-05-22T13:19:00Z">
        <w:r w:rsidDel="005749F0">
          <w:delText>Regards,</w:delText>
        </w:r>
      </w:del>
    </w:p>
    <w:p w:rsidR="00FA29EC" w:rsidRDefault="00FA29EC" w:rsidP="00FA29EC">
      <w:pPr>
        <w:rPr>
          <w:noProof/>
        </w:rPr>
      </w:pPr>
      <w:r>
        <w:rPr>
          <w:noProof/>
        </w:rPr>
        <w:drawing>
          <wp:inline distT="0" distB="0" distL="0" distR="0" wp14:anchorId="647A4D18" wp14:editId="42EC8841">
            <wp:extent cx="6273579" cy="588397"/>
            <wp:effectExtent l="0" t="0" r="0" b="254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/>
                    <a:srcRect t="81147" r="50398" b="3704"/>
                    <a:stretch/>
                  </pic:blipFill>
                  <pic:spPr bwMode="auto">
                    <a:xfrm>
                      <a:off x="0" y="0"/>
                      <a:ext cx="6342641" cy="59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9EC" w:rsidRDefault="00FA29EC" w:rsidP="00700774"/>
    <w:p w:rsidR="00F20563" w:rsidRDefault="00F20563"/>
    <w:sectPr w:rsidR="00F205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F97C6A"/>
    <w:multiLevelType w:val="hybridMultilevel"/>
    <w:tmpl w:val="3B2086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imashi Soriano">
    <w15:presenceInfo w15:providerId="AD" w15:userId="S-1-5-21-589867206-3033820643-3041590676-273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1F5"/>
    <w:rsid w:val="000E76F6"/>
    <w:rsid w:val="00240B27"/>
    <w:rsid w:val="002941A2"/>
    <w:rsid w:val="00331586"/>
    <w:rsid w:val="003372E6"/>
    <w:rsid w:val="00346073"/>
    <w:rsid w:val="003D77A6"/>
    <w:rsid w:val="003E5A59"/>
    <w:rsid w:val="003F0738"/>
    <w:rsid w:val="00424FF4"/>
    <w:rsid w:val="004C5314"/>
    <w:rsid w:val="004F3C0F"/>
    <w:rsid w:val="00565C17"/>
    <w:rsid w:val="005749F0"/>
    <w:rsid w:val="005868FE"/>
    <w:rsid w:val="005A53A1"/>
    <w:rsid w:val="00637C61"/>
    <w:rsid w:val="0067220E"/>
    <w:rsid w:val="00677FF7"/>
    <w:rsid w:val="006F4548"/>
    <w:rsid w:val="00700774"/>
    <w:rsid w:val="007E5511"/>
    <w:rsid w:val="007F744C"/>
    <w:rsid w:val="008509BB"/>
    <w:rsid w:val="008839DF"/>
    <w:rsid w:val="008A0900"/>
    <w:rsid w:val="008E3234"/>
    <w:rsid w:val="00A1460D"/>
    <w:rsid w:val="00A22D4E"/>
    <w:rsid w:val="00A81FF5"/>
    <w:rsid w:val="00AF062E"/>
    <w:rsid w:val="00AF41CF"/>
    <w:rsid w:val="00B06A52"/>
    <w:rsid w:val="00B24C5E"/>
    <w:rsid w:val="00B35441"/>
    <w:rsid w:val="00B42C58"/>
    <w:rsid w:val="00B54DD3"/>
    <w:rsid w:val="00B721DE"/>
    <w:rsid w:val="00BA1DCB"/>
    <w:rsid w:val="00C20F68"/>
    <w:rsid w:val="00C37FAE"/>
    <w:rsid w:val="00C571F5"/>
    <w:rsid w:val="00C765C5"/>
    <w:rsid w:val="00CC1402"/>
    <w:rsid w:val="00CC2F2D"/>
    <w:rsid w:val="00CE76D4"/>
    <w:rsid w:val="00CF49CC"/>
    <w:rsid w:val="00D756D3"/>
    <w:rsid w:val="00DC19EA"/>
    <w:rsid w:val="00E23400"/>
    <w:rsid w:val="00F14565"/>
    <w:rsid w:val="00F20563"/>
    <w:rsid w:val="00FA2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C862C"/>
  <w15:chartTrackingRefBased/>
  <w15:docId w15:val="{F0C60189-D245-4568-BB35-FF663F44D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71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456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15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586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8839D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1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fp.demobyopeneyes.com/admin" TargetMode="External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afp.demobyopeneyes.com/invitation" TargetMode="External"/><Relationship Id="rId11" Type="http://schemas.openxmlformats.org/officeDocument/2006/relationships/hyperlink" Target="http://afp.demobyopeneyes.com/admin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afp.demobyopeneyes.com/admi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afp.demobyopeneyes.com/rese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1191</Words>
  <Characters>6790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M-SCCMPRISRV1-V</Company>
  <LinksUpToDate>false</LinksUpToDate>
  <CharactersWithSpaces>7966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Mehta, Trushant</dc:creator>
  <cp:keywords/>
  <dc:description/>
  <cp:lastModifiedBy>Himashi Soriano</cp:lastModifiedBy>
  <cp:revision>8</cp:revision>
  <dcterms:created xsi:type="dcterms:W3CDTF">2018-05-22T14:49:00Z</dcterms:created>
  <dcterms:modified xsi:type="dcterms:W3CDTF">2018-05-22T17:30:00Z</dcterms:modified>
</cp:coreProperties>
</file>